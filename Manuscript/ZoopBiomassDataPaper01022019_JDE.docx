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654E6D" w14:textId="03BCADB5" w:rsidR="00C420A3" w:rsidRPr="00B71791" w:rsidRDefault="00C420A3" w:rsidP="00FE1137">
      <w:pPr>
        <w:pStyle w:val="Heading1"/>
      </w:pPr>
      <w:r w:rsidRPr="00B71791">
        <w:t xml:space="preserve">A database of </w:t>
      </w:r>
      <w:r>
        <w:t>total zooplankton</w:t>
      </w:r>
      <w:r w:rsidRPr="00B71791">
        <w:t xml:space="preserve"> biomass in Australian marine waters</w:t>
      </w:r>
    </w:p>
    <w:p w14:paraId="213D485A" w14:textId="154BF327" w:rsidR="00BD381B" w:rsidRPr="00D078FF" w:rsidRDefault="006D0EEF" w:rsidP="00327141">
      <w:pPr>
        <w:rPr>
          <w:vertAlign w:val="superscript"/>
        </w:rPr>
      </w:pPr>
      <w:r>
        <w:t>Felicity R. McEnnulty</w:t>
      </w:r>
      <w:r w:rsidRPr="002E5D9A">
        <w:rPr>
          <w:vertAlign w:val="superscript"/>
        </w:rPr>
        <w:t>1</w:t>
      </w:r>
      <w:r>
        <w:t>,</w:t>
      </w:r>
      <w:r w:rsidR="00E81110" w:rsidRPr="00E81110">
        <w:t xml:space="preserve"> </w:t>
      </w:r>
      <w:r w:rsidR="00E81110" w:rsidRPr="002E5D9A">
        <w:t xml:space="preserve">Claire </w:t>
      </w:r>
      <w:r w:rsidR="00E81110">
        <w:t xml:space="preserve">H. </w:t>
      </w:r>
      <w:r w:rsidR="00E81110" w:rsidRPr="002E5D9A">
        <w:t>Davies</w:t>
      </w:r>
      <w:r w:rsidR="00E81110" w:rsidRPr="002E5D9A">
        <w:rPr>
          <w:vertAlign w:val="superscript"/>
        </w:rPr>
        <w:t>1</w:t>
      </w:r>
      <w:r>
        <w:t xml:space="preserve"> </w:t>
      </w:r>
      <w:r w:rsidR="00E81110">
        <w:t>,</w:t>
      </w:r>
      <w:r w:rsidR="0085235A" w:rsidRPr="0085235A">
        <w:t>Asia O Armstrong</w:t>
      </w:r>
      <w:r w:rsidR="00790726">
        <w:rPr>
          <w:vertAlign w:val="superscript"/>
        </w:rPr>
        <w:t>13</w:t>
      </w:r>
      <w:r w:rsidR="0085235A">
        <w:t xml:space="preserve">, </w:t>
      </w:r>
      <w:r w:rsidR="00D078FF">
        <w:t>Natalia Atkins</w:t>
      </w:r>
      <w:r w:rsidR="00D078FF">
        <w:rPr>
          <w:vertAlign w:val="superscript"/>
        </w:rPr>
        <w:t>12</w:t>
      </w:r>
      <w:r>
        <w:t xml:space="preserve">, </w:t>
      </w:r>
      <w:r w:rsidRPr="002E5D9A">
        <w:t>Frank Coman</w:t>
      </w:r>
      <w:r w:rsidRPr="002E5D9A">
        <w:rPr>
          <w:vertAlign w:val="superscript"/>
        </w:rPr>
        <w:t>2</w:t>
      </w:r>
      <w:r w:rsidRPr="002E5D9A">
        <w:t xml:space="preserve">, </w:t>
      </w:r>
      <w:r>
        <w:t>Lesley Clementson</w:t>
      </w:r>
      <w:r w:rsidRPr="00484767">
        <w:rPr>
          <w:vertAlign w:val="superscript"/>
        </w:rPr>
        <w:t>1</w:t>
      </w:r>
      <w:r>
        <w:t xml:space="preserve">, </w:t>
      </w:r>
      <w:r w:rsidR="00D078FF">
        <w:t>Steve</w:t>
      </w:r>
      <w:r w:rsidR="00370AD1">
        <w:t>n</w:t>
      </w:r>
      <w:r w:rsidR="00D078FF">
        <w:t xml:space="preserve"> Edgar</w:t>
      </w:r>
      <w:r w:rsidR="00D078FF" w:rsidRPr="002E5D9A">
        <w:rPr>
          <w:vertAlign w:val="superscript"/>
        </w:rPr>
        <w:t>2</w:t>
      </w:r>
      <w:r w:rsidR="00D078FF">
        <w:t xml:space="preserve">, </w:t>
      </w:r>
      <w:r>
        <w:t>Ruth Eriksen</w:t>
      </w:r>
      <w:r w:rsidRPr="0033109F">
        <w:rPr>
          <w:vertAlign w:val="superscript"/>
        </w:rPr>
        <w:t>1</w:t>
      </w:r>
      <w:r>
        <w:t xml:space="preserve">, </w:t>
      </w:r>
      <w:r w:rsidR="00BD381B">
        <w:t>Jason Everett</w:t>
      </w:r>
      <w:ins w:id="0" w:author="Jason Everett" w:date="2019-10-11T17:11:00Z">
        <w:r w:rsidR="00AC67D0" w:rsidRPr="00AC67D0">
          <w:rPr>
            <w:vertAlign w:val="superscript"/>
            <w:rPrChange w:id="1" w:author="Jason Everett" w:date="2019-10-11T17:11:00Z">
              <w:rPr/>
            </w:rPrChange>
          </w:rPr>
          <w:t>7,</w:t>
        </w:r>
      </w:ins>
      <w:r w:rsidR="00BD381B">
        <w:rPr>
          <w:vertAlign w:val="superscript"/>
        </w:rPr>
        <w:t>8</w:t>
      </w:r>
      <w:del w:id="2" w:author="Jason Everett" w:date="2019-10-11T17:10:00Z">
        <w:r w:rsidR="00BD381B" w:rsidDel="00AC67D0">
          <w:rPr>
            <w:vertAlign w:val="superscript"/>
          </w:rPr>
          <w:delText>,9</w:delText>
        </w:r>
      </w:del>
      <w:r w:rsidR="00BD381B">
        <w:t xml:space="preserve">, </w:t>
      </w:r>
      <w:r>
        <w:t>Miles Furnas</w:t>
      </w:r>
      <w:r>
        <w:rPr>
          <w:vertAlign w:val="superscript"/>
        </w:rPr>
        <w:t xml:space="preserve">6 </w:t>
      </w:r>
      <w:r>
        <w:t xml:space="preserve">, Christian </w:t>
      </w:r>
      <w:r>
        <w:rPr>
          <w:color w:val="000000"/>
          <w:shd w:val="clear" w:color="auto" w:fill="FFFFFF"/>
        </w:rPr>
        <w:t>Lønborg</w:t>
      </w:r>
      <w:r>
        <w:rPr>
          <w:color w:val="000000"/>
          <w:shd w:val="clear" w:color="auto" w:fill="FFFFFF"/>
          <w:vertAlign w:val="superscript"/>
        </w:rPr>
        <w:t>6</w:t>
      </w:r>
      <w:r>
        <w:t xml:space="preserve">, A. </w:t>
      </w:r>
      <w:r w:rsidRPr="002E5D9A">
        <w:t>Dav</w:t>
      </w:r>
      <w:r>
        <w:t>id</w:t>
      </w:r>
      <w:r w:rsidRPr="002E5D9A">
        <w:t xml:space="preserve"> McKinnon</w:t>
      </w:r>
      <w:r>
        <w:rPr>
          <w:vertAlign w:val="superscript"/>
        </w:rPr>
        <w:t>6</w:t>
      </w:r>
      <w:r w:rsidRPr="002E5D9A">
        <w:t xml:space="preserve">, </w:t>
      </w:r>
      <w:r w:rsidR="00D078FF">
        <w:t>Margaret Miller</w:t>
      </w:r>
      <w:r w:rsidR="00D078FF" w:rsidRPr="002E5D9A">
        <w:rPr>
          <w:vertAlign w:val="superscript"/>
        </w:rPr>
        <w:t>2</w:t>
      </w:r>
      <w:r w:rsidR="00D078FF">
        <w:t xml:space="preserve">, </w:t>
      </w:r>
      <w:r w:rsidR="00042FEB">
        <w:t>Todd O’Brien</w:t>
      </w:r>
      <w:r w:rsidR="00042FEB">
        <w:rPr>
          <w:vertAlign w:val="superscript"/>
        </w:rPr>
        <w:t>11</w:t>
      </w:r>
      <w:r w:rsidR="00042FEB">
        <w:t xml:space="preserve">, </w:t>
      </w:r>
      <w:r w:rsidRPr="002E5D9A">
        <w:t>Sarah Pausina</w:t>
      </w:r>
      <w:r>
        <w:rPr>
          <w:vertAlign w:val="superscript"/>
        </w:rPr>
        <w:t>2,4</w:t>
      </w:r>
      <w:r w:rsidRPr="002E5D9A">
        <w:t>, Julian Uribe Palomino</w:t>
      </w:r>
      <w:r>
        <w:rPr>
          <w:vertAlign w:val="superscript"/>
        </w:rPr>
        <w:t>2</w:t>
      </w:r>
      <w:r w:rsidRPr="002E5D9A">
        <w:t xml:space="preserve">, </w:t>
      </w:r>
      <w:r w:rsidR="00BD381B">
        <w:rPr>
          <w:rFonts w:eastAsia="Times New Roman"/>
        </w:rPr>
        <w:t>Wayne Rochester</w:t>
      </w:r>
      <w:r w:rsidR="00BB5D04" w:rsidRPr="002E5D9A">
        <w:rPr>
          <w:vertAlign w:val="superscript"/>
        </w:rPr>
        <w:t>2</w:t>
      </w:r>
      <w:r w:rsidR="00BD381B">
        <w:rPr>
          <w:rFonts w:eastAsia="Times New Roman"/>
        </w:rPr>
        <w:t xml:space="preserve">, </w:t>
      </w:r>
      <w:r w:rsidRPr="002E5D9A">
        <w:t>Peter Rothlisberg</w:t>
      </w:r>
      <w:r w:rsidRPr="002E5D9A">
        <w:rPr>
          <w:vertAlign w:val="superscript"/>
        </w:rPr>
        <w:t>2</w:t>
      </w:r>
      <w:r w:rsidRPr="002E5D9A">
        <w:t>, Anita Slotwinski</w:t>
      </w:r>
      <w:r w:rsidRPr="002E5D9A">
        <w:rPr>
          <w:vertAlign w:val="superscript"/>
        </w:rPr>
        <w:t>2</w:t>
      </w:r>
      <w:r w:rsidRPr="002E5D9A">
        <w:t>, Joanna Strzelecki</w:t>
      </w:r>
      <w:r>
        <w:rPr>
          <w:vertAlign w:val="superscript"/>
        </w:rPr>
        <w:t>3</w:t>
      </w:r>
      <w:r>
        <w:t>,</w:t>
      </w:r>
      <w:r w:rsidRPr="002E5D9A">
        <w:rPr>
          <w:i/>
        </w:rPr>
        <w:t xml:space="preserve"> </w:t>
      </w:r>
      <w:r w:rsidRPr="002E5D9A">
        <w:t xml:space="preserve">Kerrie </w:t>
      </w:r>
      <w:r>
        <w:t xml:space="preserve">M. </w:t>
      </w:r>
      <w:r w:rsidRPr="002E5D9A">
        <w:t>Swadling</w:t>
      </w:r>
      <w:r>
        <w:rPr>
          <w:vertAlign w:val="superscript"/>
        </w:rPr>
        <w:t>5</w:t>
      </w:r>
      <w:r w:rsidRPr="002E5D9A">
        <w:t>, Mark</w:t>
      </w:r>
      <w:r w:rsidR="00370AD1">
        <w:t xml:space="preserve"> L.</w:t>
      </w:r>
      <w:r w:rsidRPr="002E5D9A">
        <w:t xml:space="preserve"> Tonks</w:t>
      </w:r>
      <w:r w:rsidRPr="002E5D9A">
        <w:rPr>
          <w:vertAlign w:val="superscript"/>
        </w:rPr>
        <w:t>2</w:t>
      </w:r>
      <w:r w:rsidRPr="002E5D9A">
        <w:t xml:space="preserve">, </w:t>
      </w:r>
      <w:r>
        <w:t>David H. Tranter</w:t>
      </w:r>
      <w:r w:rsidR="00BD381B">
        <w:rPr>
          <w:vertAlign w:val="superscript"/>
        </w:rPr>
        <w:t>2</w:t>
      </w:r>
      <w:r>
        <w:t xml:space="preserve">, </w:t>
      </w:r>
      <w:r w:rsidR="00BD381B">
        <w:t>Paul van Ruth</w:t>
      </w:r>
      <w:r w:rsidR="00BD381B">
        <w:rPr>
          <w:vertAlign w:val="superscript"/>
        </w:rPr>
        <w:t>10</w:t>
      </w:r>
      <w:r w:rsidR="00BD381B">
        <w:t xml:space="preserve">, </w:t>
      </w:r>
      <w:r w:rsidRPr="002E5D9A">
        <w:t xml:space="preserve">Jock </w:t>
      </w:r>
      <w:r>
        <w:t xml:space="preserve">W. </w:t>
      </w:r>
      <w:r w:rsidRPr="002E5D9A">
        <w:t>Young</w:t>
      </w:r>
      <w:r w:rsidRPr="002E5D9A">
        <w:rPr>
          <w:vertAlign w:val="superscript"/>
        </w:rPr>
        <w:t>1</w:t>
      </w:r>
      <w:r w:rsidRPr="002E5D9A">
        <w:t>, Anthony J. Richardson</w:t>
      </w:r>
      <w:r w:rsidR="00BD381B">
        <w:rPr>
          <w:vertAlign w:val="superscript"/>
        </w:rPr>
        <w:t>2,7</w:t>
      </w:r>
    </w:p>
    <w:p w14:paraId="666AAE9B" w14:textId="77777777" w:rsidR="006D0EEF" w:rsidRPr="00F35AB1" w:rsidRDefault="006D0EEF" w:rsidP="006D0EEF">
      <w:commentRangeStart w:id="3"/>
      <w:r w:rsidRPr="0033109F">
        <w:rPr>
          <w:b/>
        </w:rPr>
        <w:t>Affiliations</w:t>
      </w:r>
      <w:commentRangeEnd w:id="3"/>
      <w:r w:rsidR="00790726">
        <w:rPr>
          <w:rStyle w:val="CommentReference"/>
        </w:rPr>
        <w:commentReference w:id="3"/>
      </w:r>
      <w:r>
        <w:rPr>
          <w:b/>
        </w:rPr>
        <w:t xml:space="preserve"> </w:t>
      </w:r>
      <w:bookmarkStart w:id="4" w:name="_GoBack"/>
      <w:bookmarkEnd w:id="4"/>
    </w:p>
    <w:p w14:paraId="25B96413" w14:textId="5B6B6784" w:rsidR="006D0EEF" w:rsidRPr="006D0EEF" w:rsidRDefault="006D0EEF" w:rsidP="006D0EEF">
      <w:pPr>
        <w:pStyle w:val="ListParagraph"/>
        <w:numPr>
          <w:ilvl w:val="0"/>
          <w:numId w:val="2"/>
        </w:numPr>
        <w:ind w:left="360"/>
        <w:rPr>
          <w:lang w:val="en-US"/>
        </w:rPr>
      </w:pPr>
      <w:r w:rsidRPr="00484767">
        <w:rPr>
          <w:lang w:val="en-AU"/>
        </w:rPr>
        <w:t xml:space="preserve">CSIRO Oceans and Atmosphere, </w:t>
      </w:r>
      <w:proofErr w:type="spellStart"/>
      <w:r w:rsidRPr="00484767">
        <w:rPr>
          <w:lang w:val="en-AU"/>
        </w:rPr>
        <w:t>Castray</w:t>
      </w:r>
      <w:proofErr w:type="spellEnd"/>
      <w:r w:rsidRPr="00484767">
        <w:rPr>
          <w:lang w:val="en-AU"/>
        </w:rPr>
        <w:t xml:space="preserve"> Esplanade, Hobart, TAS</w:t>
      </w:r>
      <w:r w:rsidR="000803B1">
        <w:rPr>
          <w:lang w:val="en-AU"/>
        </w:rPr>
        <w:t>,</w:t>
      </w:r>
      <w:r w:rsidRPr="00484767">
        <w:rPr>
          <w:lang w:val="en-AU"/>
        </w:rPr>
        <w:t xml:space="preserve"> 7000, Australia</w:t>
      </w:r>
    </w:p>
    <w:p w14:paraId="0AA96C94" w14:textId="426F0B98" w:rsidR="000803B1" w:rsidRPr="000803B1" w:rsidRDefault="000803B1" w:rsidP="006D0EEF">
      <w:pPr>
        <w:pStyle w:val="ListParagraph"/>
        <w:numPr>
          <w:ilvl w:val="0"/>
          <w:numId w:val="2"/>
        </w:numPr>
        <w:ind w:left="360"/>
        <w:rPr>
          <w:rFonts w:asciiTheme="minorHAnsi" w:hAnsiTheme="minorHAnsi"/>
          <w:lang w:val="en-US"/>
        </w:rPr>
      </w:pPr>
      <w:r>
        <w:t>CSIRO Oceans and Atmosphere, St Lucia, QLD, 4067, Australia</w:t>
      </w:r>
      <w:r w:rsidRPr="008434BE">
        <w:rPr>
          <w:rFonts w:asciiTheme="minorHAnsi" w:hAnsiTheme="minorHAnsi"/>
          <w:lang w:val="en-AU"/>
        </w:rPr>
        <w:t xml:space="preserve"> </w:t>
      </w:r>
    </w:p>
    <w:p w14:paraId="33C004E7" w14:textId="391C9B7D" w:rsidR="006D0EEF" w:rsidRPr="000803B1" w:rsidRDefault="006D0EEF" w:rsidP="006D0EEF">
      <w:pPr>
        <w:pStyle w:val="ListParagraph"/>
        <w:numPr>
          <w:ilvl w:val="0"/>
          <w:numId w:val="2"/>
        </w:numPr>
        <w:ind w:left="360"/>
        <w:rPr>
          <w:lang w:val="en-US"/>
        </w:rPr>
      </w:pPr>
      <w:r w:rsidRPr="000803B1">
        <w:rPr>
          <w:lang w:val="en-US"/>
        </w:rPr>
        <w:t xml:space="preserve">CSIRO Oceans and </w:t>
      </w:r>
      <w:r w:rsidRPr="000803B1">
        <w:rPr>
          <w:lang w:val="en-AU"/>
        </w:rPr>
        <w:t>Atmosphere,</w:t>
      </w:r>
      <w:r w:rsidR="000803B1" w:rsidRPr="000803B1">
        <w:rPr>
          <w:lang w:val="en-AU"/>
        </w:rPr>
        <w:t xml:space="preserve"> I</w:t>
      </w:r>
      <w:r w:rsidR="000803B1">
        <w:rPr>
          <w:lang w:val="en-AU"/>
        </w:rPr>
        <w:t xml:space="preserve">ndian </w:t>
      </w:r>
      <w:r w:rsidR="000803B1" w:rsidRPr="000803B1">
        <w:rPr>
          <w:lang w:val="en-AU"/>
        </w:rPr>
        <w:t>O</w:t>
      </w:r>
      <w:r w:rsidR="000803B1">
        <w:rPr>
          <w:lang w:val="en-AU"/>
        </w:rPr>
        <w:t xml:space="preserve">cean </w:t>
      </w:r>
      <w:r w:rsidR="000803B1" w:rsidRPr="000803B1">
        <w:rPr>
          <w:lang w:val="en-AU"/>
        </w:rPr>
        <w:t>M</w:t>
      </w:r>
      <w:r w:rsidR="000803B1">
        <w:rPr>
          <w:lang w:val="en-AU"/>
        </w:rPr>
        <w:t xml:space="preserve">arine </w:t>
      </w:r>
      <w:proofErr w:type="spellStart"/>
      <w:r w:rsidR="000803B1" w:rsidRPr="000803B1">
        <w:rPr>
          <w:lang w:val="en-AU"/>
        </w:rPr>
        <w:t>R</w:t>
      </w:r>
      <w:r w:rsidR="000803B1">
        <w:rPr>
          <w:lang w:val="en-AU"/>
        </w:rPr>
        <w:t>easearch</w:t>
      </w:r>
      <w:proofErr w:type="spellEnd"/>
      <w:r w:rsidR="000803B1">
        <w:rPr>
          <w:lang w:val="en-AU"/>
        </w:rPr>
        <w:t xml:space="preserve"> </w:t>
      </w:r>
      <w:r w:rsidR="000803B1" w:rsidRPr="000803B1">
        <w:rPr>
          <w:lang w:val="en-AU"/>
        </w:rPr>
        <w:t>C</w:t>
      </w:r>
      <w:r w:rsidR="000803B1">
        <w:rPr>
          <w:lang w:val="en-AU"/>
        </w:rPr>
        <w:t>entre</w:t>
      </w:r>
      <w:r w:rsidR="000803B1" w:rsidRPr="000803B1">
        <w:rPr>
          <w:lang w:val="en-AU"/>
        </w:rPr>
        <w:t>,</w:t>
      </w:r>
      <w:r w:rsidRPr="000803B1">
        <w:rPr>
          <w:lang w:val="en-AU"/>
        </w:rPr>
        <w:t xml:space="preserve"> </w:t>
      </w:r>
      <w:r w:rsidR="000803B1" w:rsidRPr="000803B1">
        <w:rPr>
          <w:lang w:val="en-AU"/>
        </w:rPr>
        <w:t>Crawley</w:t>
      </w:r>
      <w:r w:rsidR="000803B1">
        <w:rPr>
          <w:lang w:val="en-AU"/>
        </w:rPr>
        <w:t>, WA, 6009</w:t>
      </w:r>
      <w:r w:rsidRPr="000803B1">
        <w:rPr>
          <w:lang w:val="en-AU"/>
        </w:rPr>
        <w:t>, Australia</w:t>
      </w:r>
    </w:p>
    <w:p w14:paraId="5440F8BB" w14:textId="1B3B359A" w:rsidR="006D0EEF" w:rsidRPr="00DF3888" w:rsidRDefault="006D0EEF" w:rsidP="006D0EEF">
      <w:pPr>
        <w:pStyle w:val="ListParagraph"/>
        <w:numPr>
          <w:ilvl w:val="0"/>
          <w:numId w:val="2"/>
        </w:numPr>
        <w:ind w:left="360"/>
        <w:rPr>
          <w:lang w:val="en-US"/>
        </w:rPr>
      </w:pPr>
      <w:r w:rsidRPr="00D912EC">
        <w:rPr>
          <w:lang w:val="en-AU"/>
        </w:rPr>
        <w:t>School of Biological Sciences, The University of Queensland, St Lucia</w:t>
      </w:r>
      <w:r w:rsidR="000803B1">
        <w:rPr>
          <w:lang w:val="en-AU"/>
        </w:rPr>
        <w:t>,</w:t>
      </w:r>
      <w:r w:rsidRPr="00D912EC">
        <w:rPr>
          <w:lang w:val="en-AU"/>
        </w:rPr>
        <w:t xml:space="preserve"> </w:t>
      </w:r>
      <w:r w:rsidR="000803B1">
        <w:rPr>
          <w:lang w:val="en-AU"/>
        </w:rPr>
        <w:t>QLD,</w:t>
      </w:r>
      <w:r w:rsidRPr="00D912EC">
        <w:rPr>
          <w:lang w:val="en-AU"/>
        </w:rPr>
        <w:t xml:space="preserve"> 4072, Australia </w:t>
      </w:r>
    </w:p>
    <w:p w14:paraId="5B92F0E1" w14:textId="3EE31052" w:rsidR="006D0EEF" w:rsidRPr="006D0EEF" w:rsidRDefault="006D0EEF" w:rsidP="006D0EEF">
      <w:pPr>
        <w:pStyle w:val="ListParagraph"/>
        <w:numPr>
          <w:ilvl w:val="0"/>
          <w:numId w:val="2"/>
        </w:numPr>
        <w:ind w:left="360"/>
        <w:rPr>
          <w:rFonts w:asciiTheme="minorHAnsi" w:hAnsiTheme="minorHAnsi"/>
          <w:lang w:val="en-US"/>
        </w:rPr>
      </w:pPr>
      <w:r w:rsidRPr="00593761">
        <w:rPr>
          <w:rFonts w:asciiTheme="minorHAnsi" w:hAnsiTheme="minorHAnsi"/>
        </w:rPr>
        <w:t>Institute for Marine and Antarctic S</w:t>
      </w:r>
      <w:r w:rsidR="000803B1">
        <w:rPr>
          <w:rFonts w:asciiTheme="minorHAnsi" w:hAnsiTheme="minorHAnsi"/>
        </w:rPr>
        <w:t>tudies, University of Tasmania</w:t>
      </w:r>
      <w:r w:rsidRPr="00593761">
        <w:rPr>
          <w:rFonts w:asciiTheme="minorHAnsi" w:hAnsiTheme="minorHAnsi"/>
        </w:rPr>
        <w:t>, TAS</w:t>
      </w:r>
      <w:r w:rsidR="000803B1">
        <w:rPr>
          <w:rFonts w:asciiTheme="minorHAnsi" w:hAnsiTheme="minorHAnsi"/>
        </w:rPr>
        <w:t>,</w:t>
      </w:r>
      <w:r w:rsidRPr="00593761">
        <w:rPr>
          <w:rFonts w:asciiTheme="minorHAnsi" w:hAnsiTheme="minorHAnsi"/>
        </w:rPr>
        <w:t xml:space="preserve"> 7001, Australia</w:t>
      </w:r>
    </w:p>
    <w:p w14:paraId="4263EFD0" w14:textId="27F5F787" w:rsidR="006D0EEF" w:rsidRPr="00BD381B" w:rsidRDefault="006D0EEF" w:rsidP="006D0EEF">
      <w:pPr>
        <w:pStyle w:val="ListParagraph"/>
        <w:numPr>
          <w:ilvl w:val="0"/>
          <w:numId w:val="2"/>
        </w:numPr>
        <w:ind w:left="360"/>
        <w:rPr>
          <w:rFonts w:asciiTheme="minorHAnsi" w:hAnsiTheme="minorHAnsi"/>
          <w:lang w:val="en-US"/>
        </w:rPr>
      </w:pPr>
      <w:r w:rsidRPr="00023A48">
        <w:rPr>
          <w:rFonts w:asciiTheme="minorHAnsi" w:hAnsiTheme="minorHAnsi"/>
          <w:lang w:val="en-AU"/>
        </w:rPr>
        <w:t>Australian Institute of Marine Science</w:t>
      </w:r>
      <w:r w:rsidR="000803B1">
        <w:rPr>
          <w:rFonts w:asciiTheme="minorHAnsi" w:hAnsiTheme="minorHAnsi"/>
          <w:lang w:val="en-AU"/>
        </w:rPr>
        <w:t>,</w:t>
      </w:r>
      <w:r w:rsidRPr="008434BE">
        <w:rPr>
          <w:rFonts w:asciiTheme="minorHAnsi" w:hAnsiTheme="minorHAnsi"/>
          <w:lang w:val="en-AU"/>
        </w:rPr>
        <w:t xml:space="preserve"> Townsville, QLD</w:t>
      </w:r>
      <w:r w:rsidR="000803B1">
        <w:rPr>
          <w:rFonts w:asciiTheme="minorHAnsi" w:hAnsiTheme="minorHAnsi"/>
          <w:lang w:val="en-AU"/>
        </w:rPr>
        <w:t>,</w:t>
      </w:r>
      <w:r w:rsidRPr="008434BE">
        <w:rPr>
          <w:rFonts w:asciiTheme="minorHAnsi" w:hAnsiTheme="minorHAnsi"/>
          <w:lang w:val="en-AU"/>
        </w:rPr>
        <w:t xml:space="preserve"> 4810, Australia</w:t>
      </w:r>
    </w:p>
    <w:p w14:paraId="7024F7AF" w14:textId="2225B270" w:rsidR="00BD381B" w:rsidRDefault="00BD381B" w:rsidP="00BD381B">
      <w:pPr>
        <w:pStyle w:val="ListParagraph"/>
        <w:numPr>
          <w:ilvl w:val="0"/>
          <w:numId w:val="2"/>
        </w:numPr>
        <w:ind w:left="360"/>
        <w:jc w:val="left"/>
        <w:rPr>
          <w:lang w:val="en-US"/>
        </w:rPr>
      </w:pPr>
      <w:r w:rsidRPr="00F42D87">
        <w:rPr>
          <w:lang w:val="en-US"/>
        </w:rPr>
        <w:t>Centre for Applications in Na</w:t>
      </w:r>
      <w:r w:rsidR="000803B1">
        <w:rPr>
          <w:lang w:val="en-US"/>
        </w:rPr>
        <w:t>tural Resource Mathematics</w:t>
      </w:r>
      <w:r w:rsidRPr="00F42D87">
        <w:rPr>
          <w:lang w:val="en-US"/>
        </w:rPr>
        <w:t>, School of Mathematics and Physics, The University of Queensland, St Lucia,</w:t>
      </w:r>
      <w:r w:rsidR="000803B1">
        <w:rPr>
          <w:lang w:val="en-US"/>
        </w:rPr>
        <w:t xml:space="preserve"> QLD,</w:t>
      </w:r>
      <w:r w:rsidRPr="00F42D87">
        <w:rPr>
          <w:lang w:val="en-US"/>
        </w:rPr>
        <w:t xml:space="preserve"> 4072, Australia</w:t>
      </w:r>
    </w:p>
    <w:p w14:paraId="37E538E9" w14:textId="282C5431" w:rsidR="00BD381B" w:rsidRPr="00BD381B" w:rsidRDefault="00BD381B" w:rsidP="00BD381B">
      <w:pPr>
        <w:pStyle w:val="ListParagraph"/>
        <w:numPr>
          <w:ilvl w:val="0"/>
          <w:numId w:val="2"/>
        </w:numPr>
        <w:ind w:left="360"/>
        <w:jc w:val="left"/>
        <w:rPr>
          <w:lang w:val="en-US"/>
        </w:rPr>
      </w:pPr>
      <w:r w:rsidRPr="00BD381B">
        <w:rPr>
          <w:color w:val="000000"/>
        </w:rPr>
        <w:t>Fisheries and Ma</w:t>
      </w:r>
      <w:r>
        <w:rPr>
          <w:color w:val="000000"/>
        </w:rPr>
        <w:t xml:space="preserve">rine Environmental Research Lab, </w:t>
      </w:r>
      <w:r w:rsidRPr="00BD381B">
        <w:rPr>
          <w:color w:val="000000"/>
        </w:rPr>
        <w:t>Sc</w:t>
      </w:r>
      <w:r>
        <w:rPr>
          <w:color w:val="000000"/>
        </w:rPr>
        <w:t>hool of BEES, University of NSW, Sydney</w:t>
      </w:r>
      <w:r w:rsidR="000803B1">
        <w:rPr>
          <w:color w:val="000000"/>
        </w:rPr>
        <w:t>,</w:t>
      </w:r>
      <w:r>
        <w:rPr>
          <w:color w:val="000000"/>
        </w:rPr>
        <w:t xml:space="preserve"> NSW</w:t>
      </w:r>
      <w:r w:rsidR="000803B1">
        <w:rPr>
          <w:color w:val="000000"/>
        </w:rPr>
        <w:t>,</w:t>
      </w:r>
      <w:r>
        <w:rPr>
          <w:color w:val="000000"/>
        </w:rPr>
        <w:t xml:space="preserve"> 2052</w:t>
      </w:r>
      <w:r w:rsidR="000803B1">
        <w:rPr>
          <w:color w:val="000000"/>
        </w:rPr>
        <w:t xml:space="preserve"> Australia</w:t>
      </w:r>
    </w:p>
    <w:p w14:paraId="65DE717D" w14:textId="3A20822A" w:rsidR="00BD381B" w:rsidRPr="00BD381B" w:rsidRDefault="00BD381B" w:rsidP="00BD381B">
      <w:pPr>
        <w:pStyle w:val="ListParagraph"/>
        <w:numPr>
          <w:ilvl w:val="0"/>
          <w:numId w:val="2"/>
        </w:numPr>
        <w:ind w:left="360"/>
        <w:jc w:val="left"/>
        <w:rPr>
          <w:lang w:val="en-US"/>
        </w:rPr>
      </w:pPr>
      <w:r w:rsidRPr="00BD381B">
        <w:rPr>
          <w:color w:val="000000"/>
        </w:rPr>
        <w:t>Sydney Institute of Marine Science</w:t>
      </w:r>
      <w:r>
        <w:rPr>
          <w:color w:val="000000"/>
        </w:rPr>
        <w:t xml:space="preserve">, </w:t>
      </w:r>
      <w:r w:rsidRPr="00BD381B">
        <w:rPr>
          <w:color w:val="000000"/>
        </w:rPr>
        <w:t>Chowder Bay Road, </w:t>
      </w:r>
      <w:proofErr w:type="spellStart"/>
      <w:r w:rsidRPr="00BD381B">
        <w:rPr>
          <w:color w:val="000000"/>
        </w:rPr>
        <w:t>Mosman</w:t>
      </w:r>
      <w:proofErr w:type="spellEnd"/>
      <w:r w:rsidR="000803B1">
        <w:rPr>
          <w:color w:val="000000"/>
        </w:rPr>
        <w:t>,</w:t>
      </w:r>
      <w:r w:rsidRPr="00BD381B">
        <w:rPr>
          <w:color w:val="000000"/>
        </w:rPr>
        <w:t xml:space="preserve"> NSW</w:t>
      </w:r>
      <w:r w:rsidR="000803B1">
        <w:rPr>
          <w:color w:val="000000"/>
        </w:rPr>
        <w:t>,</w:t>
      </w:r>
      <w:r w:rsidRPr="00BD381B">
        <w:rPr>
          <w:color w:val="000000"/>
        </w:rPr>
        <w:t xml:space="preserve"> 2088</w:t>
      </w:r>
      <w:r w:rsidR="000803B1">
        <w:rPr>
          <w:color w:val="000000"/>
        </w:rPr>
        <w:t>, Australia</w:t>
      </w:r>
    </w:p>
    <w:p w14:paraId="31E369D5" w14:textId="7C054659" w:rsidR="000803B1" w:rsidRPr="000803B1" w:rsidRDefault="00BD381B" w:rsidP="000803B1">
      <w:pPr>
        <w:pStyle w:val="ListParagraph"/>
        <w:numPr>
          <w:ilvl w:val="0"/>
          <w:numId w:val="2"/>
        </w:numPr>
        <w:ind w:left="360"/>
        <w:rPr>
          <w:lang w:val="en-US"/>
        </w:rPr>
      </w:pPr>
      <w:r>
        <w:rPr>
          <w:lang w:val="en-AU"/>
        </w:rPr>
        <w:t xml:space="preserve">South Australian Research and Development Institute – Aquatic Sciences, </w:t>
      </w:r>
      <w:r w:rsidR="00446E9D">
        <w:rPr>
          <w:lang w:val="en-AU"/>
        </w:rPr>
        <w:t>West Beach, SA, 5024</w:t>
      </w:r>
      <w:r w:rsidR="000803B1">
        <w:rPr>
          <w:lang w:val="en-AU"/>
        </w:rPr>
        <w:t>, Australia</w:t>
      </w:r>
    </w:p>
    <w:p w14:paraId="4BAEAEC1" w14:textId="6BCC1F30" w:rsidR="000803B1" w:rsidRPr="006F1E07" w:rsidRDefault="000803B1" w:rsidP="000803B1">
      <w:pPr>
        <w:pStyle w:val="ListParagraph"/>
        <w:numPr>
          <w:ilvl w:val="0"/>
          <w:numId w:val="2"/>
        </w:numPr>
        <w:ind w:left="360"/>
        <w:rPr>
          <w:lang w:val="en-US"/>
        </w:rPr>
      </w:pPr>
      <w:r w:rsidRPr="006F1E07">
        <w:t>NOAA Fisheries - COPEPOD,  Silver Spring, Maryland, USA</w:t>
      </w:r>
    </w:p>
    <w:p w14:paraId="2D490C54" w14:textId="3C992D34" w:rsidR="006D0EEF" w:rsidRPr="00790726" w:rsidRDefault="000803B1" w:rsidP="000803B1">
      <w:pPr>
        <w:pStyle w:val="ListParagraph"/>
        <w:numPr>
          <w:ilvl w:val="0"/>
          <w:numId w:val="2"/>
        </w:numPr>
        <w:ind w:left="360"/>
        <w:rPr>
          <w:rFonts w:asciiTheme="minorHAnsi" w:hAnsiTheme="minorHAnsi"/>
          <w:lang w:val="en-US"/>
        </w:rPr>
      </w:pPr>
      <w:r w:rsidRPr="006F1E07">
        <w:rPr>
          <w:rFonts w:asciiTheme="minorHAnsi" w:hAnsiTheme="minorHAnsi"/>
          <w:lang w:val="en-US"/>
        </w:rPr>
        <w:t>Australian Ocean Data Network, Integrated Marine Observing System</w:t>
      </w:r>
      <w:r w:rsidRPr="006F1E07">
        <w:rPr>
          <w:rFonts w:asciiTheme="minorHAnsi" w:hAnsiTheme="minorHAnsi"/>
        </w:rPr>
        <w:t>, University of Tasmania, Hobart, TAS, 7001, Australia</w:t>
      </w:r>
    </w:p>
    <w:p w14:paraId="7095CE63" w14:textId="73B4917F" w:rsidR="00790726" w:rsidRPr="006F1E07" w:rsidRDefault="00790726" w:rsidP="000803B1">
      <w:pPr>
        <w:pStyle w:val="ListParagraph"/>
        <w:numPr>
          <w:ilvl w:val="0"/>
          <w:numId w:val="2"/>
        </w:numPr>
        <w:ind w:left="360"/>
        <w:rPr>
          <w:rFonts w:asciiTheme="minorHAnsi" w:hAnsiTheme="minorHAnsi"/>
          <w:lang w:val="en-US"/>
        </w:rPr>
      </w:pPr>
      <w:r>
        <w:rPr>
          <w:lang w:val="en-AU"/>
        </w:rPr>
        <w:t>Project Manta, School of Biomedical</w:t>
      </w:r>
      <w:r w:rsidRPr="00D912EC">
        <w:rPr>
          <w:lang w:val="en-AU"/>
        </w:rPr>
        <w:t xml:space="preserve"> Sciences, The University of Queensland, St Lucia</w:t>
      </w:r>
      <w:r>
        <w:rPr>
          <w:lang w:val="en-AU"/>
        </w:rPr>
        <w:t>,</w:t>
      </w:r>
      <w:r w:rsidRPr="00D912EC">
        <w:rPr>
          <w:lang w:val="en-AU"/>
        </w:rPr>
        <w:t xml:space="preserve"> </w:t>
      </w:r>
      <w:r>
        <w:rPr>
          <w:lang w:val="en-AU"/>
        </w:rPr>
        <w:t>QLD,</w:t>
      </w:r>
      <w:r w:rsidRPr="00D912EC">
        <w:rPr>
          <w:lang w:val="en-AU"/>
        </w:rPr>
        <w:t xml:space="preserve"> 4072, Australia</w:t>
      </w:r>
    </w:p>
    <w:p w14:paraId="62C87BF4" w14:textId="77777777" w:rsidR="00FE1137" w:rsidRPr="00FE1137" w:rsidRDefault="00FE1137" w:rsidP="00FE1137">
      <w:pPr>
        <w:pStyle w:val="ListParagraph"/>
        <w:ind w:left="360"/>
        <w:rPr>
          <w:rFonts w:asciiTheme="minorHAnsi" w:hAnsiTheme="minorHAnsi"/>
          <w:color w:val="FF0000"/>
          <w:lang w:val="en-US"/>
        </w:rPr>
      </w:pPr>
    </w:p>
    <w:p w14:paraId="74476F2F" w14:textId="77777777" w:rsidR="00475412" w:rsidRDefault="00475412" w:rsidP="00475412">
      <w:pPr>
        <w:pStyle w:val="Heading2"/>
      </w:pPr>
      <w:r>
        <w:t>Abstract</w:t>
      </w:r>
    </w:p>
    <w:p w14:paraId="57F085FC" w14:textId="20F34ECF" w:rsidR="00736187" w:rsidRPr="002A7FD4" w:rsidRDefault="002A7FD4" w:rsidP="00736187">
      <w:r>
        <w:t xml:space="preserve">Zooplankton biomass data have been </w:t>
      </w:r>
      <w:r w:rsidRPr="0014362E">
        <w:t xml:space="preserve">collected in </w:t>
      </w:r>
      <w:r>
        <w:t>Australian waters</w:t>
      </w:r>
      <w:r w:rsidRPr="0014362E">
        <w:t xml:space="preserve"> since the 1930s, </w:t>
      </w:r>
      <w:r>
        <w:t>yet</w:t>
      </w:r>
      <w:r w:rsidRPr="0014362E">
        <w:t xml:space="preserve"> most </w:t>
      </w:r>
      <w:r>
        <w:t xml:space="preserve">datasets have been </w:t>
      </w:r>
      <w:r w:rsidRPr="0014362E">
        <w:t xml:space="preserve">unavailable to the research community. We have searched archives, contacted researchers, and scanned the primary and grey literature to collate </w:t>
      </w:r>
      <w:r w:rsidR="003460FA">
        <w:t>15789</w:t>
      </w:r>
      <w:r w:rsidRPr="0014362E">
        <w:t xml:space="preserve"> records of marine zooplankton biomass from</w:t>
      </w:r>
      <w:r>
        <w:t xml:space="preserve"> </w:t>
      </w:r>
      <w:r w:rsidRPr="0014362E">
        <w:t>Australian</w:t>
      </w:r>
      <w:r>
        <w:t xml:space="preserve"> waters, </w:t>
      </w:r>
      <w:r w:rsidRPr="0014362E">
        <w:t xml:space="preserve">within the geographical </w:t>
      </w:r>
      <w:r w:rsidRPr="006F1E07">
        <w:t>extents of 0-60</w:t>
      </w:r>
      <w:r w:rsidR="00F403C0">
        <w:rPr>
          <w:rFonts w:cstheme="minorHAnsi"/>
        </w:rPr>
        <w:t>°</w:t>
      </w:r>
      <w:r w:rsidRPr="006F1E07">
        <w:t>S, 110-160</w:t>
      </w:r>
      <w:r w:rsidR="00F403C0">
        <w:rPr>
          <w:rFonts w:cstheme="minorHAnsi"/>
        </w:rPr>
        <w:t>°</w:t>
      </w:r>
      <w:r w:rsidRPr="006F1E07">
        <w:t xml:space="preserve">E. Many of these are small-scale </w:t>
      </w:r>
      <w:r w:rsidR="006F1E07" w:rsidRPr="006F1E07">
        <w:t>datasets,</w:t>
      </w:r>
      <w:r w:rsidRPr="006F1E07">
        <w:t xml:space="preserve"> </w:t>
      </w:r>
      <w:r w:rsidR="00A32B96">
        <w:t xml:space="preserve">but </w:t>
      </w:r>
      <w:r w:rsidRPr="006F1E07">
        <w:t>when combined, they provide over 85 years of large-scale</w:t>
      </w:r>
      <w:r>
        <w:t xml:space="preserve"> zooplankton community biomass </w:t>
      </w:r>
      <w:r w:rsidR="006F1E07" w:rsidRPr="0014362E">
        <w:t>data for</w:t>
      </w:r>
      <w:r>
        <w:t xml:space="preserve"> </w:t>
      </w:r>
      <w:r w:rsidRPr="0014362E">
        <w:t xml:space="preserve">Australian waters from 1932 to the present. </w:t>
      </w:r>
    </w:p>
    <w:p w14:paraId="2DC7C963" w14:textId="281AAE93" w:rsidR="0041774A" w:rsidRPr="00C81A8D" w:rsidRDefault="00A32B96" w:rsidP="00C81A8D">
      <w:pPr>
        <w:spacing w:after="0" w:line="240" w:lineRule="auto"/>
        <w:rPr>
          <w:rFonts w:ascii="Times New Roman" w:hAnsi="Times New Roman" w:cs="Times New Roman"/>
          <w:sz w:val="24"/>
          <w:szCs w:val="24"/>
          <w:lang w:eastAsia="en-AU"/>
        </w:rPr>
      </w:pPr>
      <w:r>
        <w:t>D</w:t>
      </w:r>
      <w:r w:rsidR="002A7FD4">
        <w:t xml:space="preserve">ata </w:t>
      </w:r>
      <w:r w:rsidR="00C420A3" w:rsidRPr="0014362E">
        <w:t>ha</w:t>
      </w:r>
      <w:r w:rsidR="002A7FD4">
        <w:t xml:space="preserve">ve been standardised, </w:t>
      </w:r>
      <w:r w:rsidR="00C420A3" w:rsidRPr="0014362E">
        <w:t>erroneous data removed, and all</w:t>
      </w:r>
      <w:r>
        <w:t xml:space="preserve"> available</w:t>
      </w:r>
      <w:r w:rsidR="00C420A3" w:rsidRPr="0014362E">
        <w:t xml:space="preserve"> metadata included. We have lodged this dataset with the Australian Ocean Data Network</w:t>
      </w:r>
      <w:r w:rsidR="00C81A8D">
        <w:t xml:space="preserve"> </w:t>
      </w:r>
      <w:commentRangeStart w:id="5"/>
      <w:r w:rsidR="00C81A8D">
        <w:t>(</w:t>
      </w:r>
      <w:hyperlink r:id="rId9" w:history="1">
        <w:r w:rsidR="00C81A8D">
          <w:rPr>
            <w:rStyle w:val="Hyperlink"/>
          </w:rPr>
          <w:t>http://imos.aodn.org.au/</w:t>
        </w:r>
      </w:hyperlink>
      <w:r w:rsidR="00C81A8D">
        <w:t>)</w:t>
      </w:r>
      <w:commentRangeEnd w:id="5"/>
      <w:r w:rsidR="00C81A8D">
        <w:rPr>
          <w:rStyle w:val="CommentReference"/>
        </w:rPr>
        <w:commentReference w:id="5"/>
      </w:r>
      <w:r w:rsidR="00C81A8D">
        <w:t>,</w:t>
      </w:r>
      <w:r w:rsidR="00C420A3" w:rsidRPr="0014362E">
        <w:t xml:space="preserve"> </w:t>
      </w:r>
      <w:r w:rsidR="00C81A8D">
        <w:t xml:space="preserve"> </w:t>
      </w:r>
      <w:r w:rsidR="00C420A3" w:rsidRPr="0014362E">
        <w:t xml:space="preserve">allowing </w:t>
      </w:r>
      <w:r w:rsidR="00736187" w:rsidRPr="0014362E">
        <w:t xml:space="preserve">full </w:t>
      </w:r>
      <w:r w:rsidR="00C420A3" w:rsidRPr="0014362E">
        <w:t xml:space="preserve">public access. The Australian Zooplankton Biomass Database will be invaluable for global change studies, </w:t>
      </w:r>
      <w:r w:rsidR="002A7FD4">
        <w:t>research assessing trophic level linkages</w:t>
      </w:r>
      <w:r w:rsidR="00736187" w:rsidRPr="0014362E">
        <w:t>, and for</w:t>
      </w:r>
      <w:r w:rsidR="00C420A3" w:rsidRPr="0014362E">
        <w:t xml:space="preserve"> initialis</w:t>
      </w:r>
      <w:r w:rsidR="00736187" w:rsidRPr="0014362E">
        <w:t>ing</w:t>
      </w:r>
      <w:r w:rsidR="00C420A3" w:rsidRPr="0014362E">
        <w:t xml:space="preserve"> and </w:t>
      </w:r>
      <w:r w:rsidR="00736187" w:rsidRPr="0014362E">
        <w:t xml:space="preserve">assessing biogeochemical and ecosystem models </w:t>
      </w:r>
      <w:r w:rsidR="00C420A3" w:rsidRPr="0014362E">
        <w:t>of lower trophic levels.</w:t>
      </w:r>
    </w:p>
    <w:p w14:paraId="4236CA50" w14:textId="77777777" w:rsidR="000F0507" w:rsidRDefault="000F0507">
      <w:pPr>
        <w:rPr>
          <w:rFonts w:asciiTheme="majorHAnsi" w:eastAsiaTheme="majorEastAsia" w:hAnsiTheme="majorHAnsi" w:cstheme="majorBidi"/>
          <w:color w:val="2E74B5" w:themeColor="accent1" w:themeShade="BF"/>
          <w:sz w:val="26"/>
          <w:szCs w:val="26"/>
        </w:rPr>
      </w:pPr>
      <w:r>
        <w:br w:type="page"/>
      </w:r>
    </w:p>
    <w:p w14:paraId="68E85C97" w14:textId="355969A6" w:rsidR="00475412" w:rsidRDefault="00475412" w:rsidP="00475412">
      <w:pPr>
        <w:pStyle w:val="Heading2"/>
      </w:pPr>
      <w:r>
        <w:lastRenderedPageBreak/>
        <w:t xml:space="preserve">Background </w:t>
      </w:r>
      <w:r w:rsidR="000D4A8D">
        <w:t>and Summary</w:t>
      </w:r>
    </w:p>
    <w:p w14:paraId="5339FEB9" w14:textId="5FC53987" w:rsidR="00306EF6" w:rsidRDefault="0018737B" w:rsidP="00306EF6">
      <w:pPr>
        <w:spacing w:after="30" w:line="132" w:lineRule="atLeast"/>
        <w:rPr>
          <w:rFonts w:cs="Times New Roman"/>
          <w:color w:val="2C2728"/>
          <w:lang w:val="en-GB" w:eastAsia="en-GB"/>
        </w:rPr>
      </w:pPr>
      <w:r w:rsidRPr="0036671E">
        <w:t>Zooplankton</w:t>
      </w:r>
      <w:r w:rsidR="00475412" w:rsidRPr="0036671E">
        <w:t xml:space="preserve"> are </w:t>
      </w:r>
      <w:r w:rsidR="0041774A">
        <w:t xml:space="preserve">the </w:t>
      </w:r>
      <w:r w:rsidR="0036671E" w:rsidRPr="0036671E">
        <w:t xml:space="preserve">animal component of the </w:t>
      </w:r>
      <w:r w:rsidR="0036671E">
        <w:t>plankton</w:t>
      </w:r>
      <w:r w:rsidR="0060611D">
        <w:t xml:space="preserve"> </w:t>
      </w:r>
      <w:r w:rsidR="00A32B96">
        <w:t>and are the primary</w:t>
      </w:r>
      <w:r w:rsidR="0060611D">
        <w:t xml:space="preserve"> link </w:t>
      </w:r>
      <w:r w:rsidR="00A32B96">
        <w:t xml:space="preserve">between </w:t>
      </w:r>
      <w:r w:rsidR="006F1E07">
        <w:t xml:space="preserve">phytoplankton </w:t>
      </w:r>
      <w:r w:rsidR="00A32B96">
        <w:t>and</w:t>
      </w:r>
      <w:r w:rsidR="0060611D">
        <w:t xml:space="preserve"> higher trophic levels. </w:t>
      </w:r>
      <w:r w:rsidR="0036671E" w:rsidRPr="00FC2EFF">
        <w:rPr>
          <w:rFonts w:cs="Times New Roman"/>
          <w:color w:val="2C2728"/>
          <w:lang w:val="en-GB" w:eastAsia="en-GB"/>
        </w:rPr>
        <w:t xml:space="preserve">The word plankton derives from the Greek </w:t>
      </w:r>
      <w:proofErr w:type="spellStart"/>
      <w:r w:rsidR="0036671E" w:rsidRPr="00FC2EFF">
        <w:rPr>
          <w:rFonts w:cs="Times New Roman"/>
          <w:i/>
          <w:iCs/>
          <w:color w:val="2C2728"/>
          <w:lang w:val="en-GB" w:eastAsia="en-GB"/>
        </w:rPr>
        <w:t>planktos</w:t>
      </w:r>
      <w:proofErr w:type="spellEnd"/>
      <w:r w:rsidR="0036671E" w:rsidRPr="00FC2EFF">
        <w:rPr>
          <w:rFonts w:cs="Times New Roman"/>
          <w:i/>
          <w:iCs/>
          <w:color w:val="2C2728"/>
          <w:lang w:val="en-GB" w:eastAsia="en-GB"/>
        </w:rPr>
        <w:t xml:space="preserve"> </w:t>
      </w:r>
      <w:r w:rsidR="0036671E" w:rsidRPr="00FC2EFF">
        <w:rPr>
          <w:rFonts w:cs="Times New Roman"/>
          <w:color w:val="2C2728"/>
          <w:lang w:val="en-GB" w:eastAsia="en-GB"/>
        </w:rPr>
        <w:t>meaning “to drift”, and although zooplankton swim, none can progress against currents.</w:t>
      </w:r>
      <w:r w:rsidR="0036671E">
        <w:rPr>
          <w:color w:val="2C2728"/>
        </w:rPr>
        <w:t xml:space="preserve"> </w:t>
      </w:r>
      <w:r w:rsidR="0036671E">
        <w:rPr>
          <w:rFonts w:cs="Times New Roman"/>
          <w:color w:val="2C2728"/>
          <w:lang w:val="en-GB" w:eastAsia="en-GB"/>
        </w:rPr>
        <w:t>Zoopl</w:t>
      </w:r>
      <w:r w:rsidR="0036671E" w:rsidRPr="00FC2EFF">
        <w:rPr>
          <w:rFonts w:cs="Times New Roman"/>
          <w:color w:val="2C2728"/>
          <w:lang w:val="en-GB" w:eastAsia="en-GB"/>
        </w:rPr>
        <w:t>ankton communities are highly diverse, with members from almost all phyla. </w:t>
      </w:r>
      <w:r w:rsidR="0041774A">
        <w:rPr>
          <w:rFonts w:cs="Times New Roman"/>
          <w:color w:val="2C2728"/>
          <w:lang w:val="en-GB" w:eastAsia="en-GB"/>
        </w:rPr>
        <w:t xml:space="preserve">They range from </w:t>
      </w:r>
      <w:r w:rsidR="00085B03">
        <w:rPr>
          <w:rFonts w:cs="Times New Roman"/>
          <w:color w:val="2C2728"/>
          <w:lang w:val="en-GB" w:eastAsia="en-GB"/>
        </w:rPr>
        <w:t>microzooplankton</w:t>
      </w:r>
      <w:r w:rsidR="0041774A">
        <w:rPr>
          <w:rFonts w:cs="Times New Roman"/>
          <w:color w:val="2C2728"/>
          <w:lang w:val="en-GB" w:eastAsia="en-GB"/>
        </w:rPr>
        <w:t xml:space="preserve"> such as </w:t>
      </w:r>
      <w:proofErr w:type="spellStart"/>
      <w:r w:rsidR="0041774A">
        <w:rPr>
          <w:rFonts w:cs="Times New Roman"/>
          <w:color w:val="2C2728"/>
          <w:lang w:val="en-GB" w:eastAsia="en-GB"/>
        </w:rPr>
        <w:t>forams</w:t>
      </w:r>
      <w:proofErr w:type="spellEnd"/>
      <w:r w:rsidR="0041774A">
        <w:rPr>
          <w:rFonts w:cs="Times New Roman"/>
          <w:color w:val="2C2728"/>
          <w:lang w:val="en-GB" w:eastAsia="en-GB"/>
        </w:rPr>
        <w:t xml:space="preserve"> and radiolarians</w:t>
      </w:r>
      <w:r w:rsidR="00085B03">
        <w:rPr>
          <w:rFonts w:cs="Times New Roman"/>
          <w:color w:val="2C2728"/>
          <w:lang w:val="en-GB" w:eastAsia="en-GB"/>
        </w:rPr>
        <w:t>,</w:t>
      </w:r>
      <w:r w:rsidR="0041774A">
        <w:rPr>
          <w:rFonts w:cs="Times New Roman"/>
          <w:color w:val="2C2728"/>
          <w:lang w:val="en-GB" w:eastAsia="en-GB"/>
        </w:rPr>
        <w:t xml:space="preserve"> </w:t>
      </w:r>
      <w:r w:rsidR="00085B03">
        <w:rPr>
          <w:rFonts w:cs="Times New Roman"/>
          <w:color w:val="2C2728"/>
          <w:lang w:val="en-GB" w:eastAsia="en-GB"/>
        </w:rPr>
        <w:t>to metazoans such as crustaceans, chaetognaths, molluscs, cnidarians</w:t>
      </w:r>
      <w:r w:rsidR="00A32B96">
        <w:rPr>
          <w:rFonts w:cs="Times New Roman"/>
          <w:color w:val="2C2728"/>
          <w:lang w:val="en-GB" w:eastAsia="en-GB"/>
        </w:rPr>
        <w:t xml:space="preserve"> and</w:t>
      </w:r>
      <w:r w:rsidR="00085B03">
        <w:rPr>
          <w:rFonts w:cs="Times New Roman"/>
          <w:color w:val="2C2728"/>
          <w:lang w:val="en-GB" w:eastAsia="en-GB"/>
        </w:rPr>
        <w:t xml:space="preserve"> chordates such as </w:t>
      </w:r>
      <w:proofErr w:type="spellStart"/>
      <w:r w:rsidR="00085B03">
        <w:rPr>
          <w:rFonts w:cs="Times New Roman"/>
          <w:color w:val="2C2728"/>
          <w:lang w:val="en-GB" w:eastAsia="en-GB"/>
        </w:rPr>
        <w:t>salps</w:t>
      </w:r>
      <w:proofErr w:type="spellEnd"/>
      <w:r w:rsidR="00085B03">
        <w:rPr>
          <w:rFonts w:cs="Times New Roman"/>
          <w:color w:val="2C2728"/>
          <w:lang w:val="en-GB" w:eastAsia="en-GB"/>
        </w:rPr>
        <w:t xml:space="preserve"> and larval fish. </w:t>
      </w:r>
      <w:r w:rsidR="00085B03" w:rsidRPr="00FC2EFF">
        <w:rPr>
          <w:rFonts w:cs="Times New Roman"/>
          <w:color w:val="2C2728"/>
          <w:lang w:val="en-GB" w:eastAsia="en-GB"/>
        </w:rPr>
        <w:t xml:space="preserve">Most </w:t>
      </w:r>
      <w:r w:rsidR="00085B03">
        <w:rPr>
          <w:rFonts w:cs="Times New Roman"/>
          <w:color w:val="2C2728"/>
          <w:lang w:val="en-GB" w:eastAsia="en-GB"/>
        </w:rPr>
        <w:t>zoo</w:t>
      </w:r>
      <w:r w:rsidR="00085B03" w:rsidRPr="00FC2EFF">
        <w:rPr>
          <w:rFonts w:cs="Times New Roman"/>
          <w:color w:val="2C2728"/>
          <w:lang w:val="en-GB" w:eastAsia="en-GB"/>
        </w:rPr>
        <w:t xml:space="preserve">plankton is microscopic, but some such as jellyfish </w:t>
      </w:r>
      <w:r w:rsidR="009273BB">
        <w:rPr>
          <w:rFonts w:cs="Times New Roman"/>
          <w:color w:val="2C2728"/>
          <w:lang w:val="en-GB" w:eastAsia="en-GB"/>
        </w:rPr>
        <w:t>reach</w:t>
      </w:r>
      <w:r w:rsidR="00085B03" w:rsidRPr="00FC2EFF">
        <w:rPr>
          <w:rFonts w:cs="Times New Roman"/>
          <w:color w:val="2C2728"/>
          <w:lang w:val="en-GB" w:eastAsia="en-GB"/>
        </w:rPr>
        <w:t xml:space="preserve"> 2 m in diameter.</w:t>
      </w:r>
      <w:r w:rsidR="00085B03">
        <w:rPr>
          <w:rFonts w:cs="Times New Roman"/>
          <w:color w:val="2C2728"/>
          <w:lang w:val="en-GB" w:eastAsia="en-GB"/>
        </w:rPr>
        <w:t xml:space="preserve"> </w:t>
      </w:r>
      <w:r w:rsidR="0036671E" w:rsidRPr="00FC2EFF">
        <w:rPr>
          <w:rFonts w:cs="Times New Roman"/>
          <w:color w:val="2C2728"/>
          <w:lang w:val="en-GB" w:eastAsia="en-GB"/>
        </w:rPr>
        <w:t>The most common zooplankton, the copepods, are the</w:t>
      </w:r>
      <w:r w:rsidR="000D4A8D">
        <w:rPr>
          <w:rFonts w:cs="Times New Roman"/>
          <w:color w:val="2C2728"/>
          <w:lang w:val="en-GB" w:eastAsia="en-GB"/>
        </w:rPr>
        <w:t xml:space="preserve"> most abundant animals on Earth</w:t>
      </w:r>
      <w:r w:rsidR="0036671E" w:rsidRPr="00FC2EFF">
        <w:rPr>
          <w:rFonts w:cs="Times New Roman"/>
          <w:color w:val="2C2728"/>
          <w:lang w:val="en-GB" w:eastAsia="en-GB"/>
        </w:rPr>
        <w:t xml:space="preserve"> even outnumbering insects</w:t>
      </w:r>
      <w:r w:rsidR="009273BB">
        <w:rPr>
          <w:rFonts w:cs="Times New Roman"/>
          <w:color w:val="2C2728"/>
          <w:lang w:val="en-GB" w:eastAsia="en-GB"/>
        </w:rPr>
        <w:fldChar w:fldCharType="begin"/>
      </w:r>
      <w:r w:rsidR="009273BB">
        <w:rPr>
          <w:rFonts w:cs="Times New Roman"/>
          <w:color w:val="2C2728"/>
          <w:lang w:val="en-GB" w:eastAsia="en-GB"/>
        </w:rPr>
        <w:instrText xml:space="preserve"> ADDIN EN.CITE &lt;EndNote&gt;&lt;Cite&gt;&lt;Author&gt;Schminke&lt;/Author&gt;&lt;Year&gt;2007&lt;/Year&gt;&lt;RecNum&gt;1241&lt;/RecNum&gt;&lt;DisplayText&gt;&lt;style face="superscript"&gt;1&lt;/style&gt;&lt;/DisplayText&gt;&lt;record&gt;&lt;rec-number&gt;1241&lt;/rec-number&gt;&lt;foreign-keys&gt;&lt;key app="EN" db-id="dtzr5pa2kvx9p5e2998x9rap5t09s999sztd" timestamp="1395184187"&gt;1241&lt;/key&gt;&lt;/foreign-keys&gt;&lt;ref-type name="Journal Article"&gt;17&lt;/ref-type&gt;&lt;contributors&gt;&lt;authors&gt;&lt;author&gt;Schminke, Horst Kurt&lt;/author&gt;&lt;/authors&gt;&lt;/contributors&gt;&lt;titles&gt;&lt;title&gt;Entomology for the copepodologist&lt;/title&gt;&lt;secondary-title&gt;Journal of Plankton Research&lt;/secondary-title&gt;&lt;/titles&gt;&lt;periodical&gt;&lt;full-title&gt;Journal of Plankton Research&lt;/full-title&gt;&lt;abbr-1&gt;J. Plankton Res.&lt;/abbr-1&gt;&lt;abbr-2&gt;0142-7873&lt;/abbr-2&gt;&lt;/periodical&gt;&lt;pages&gt;i149-i162&lt;/pages&gt;&lt;volume&gt;29&lt;/volume&gt;&lt;dates&gt;&lt;year&gt;2007&lt;/year&gt;&lt;pub-dates&gt;&lt;date&gt;Mar&lt;/date&gt;&lt;/pub-dates&gt;&lt;/dates&gt;&lt;isbn&gt;0142-7873&lt;/isbn&gt;&lt;accession-num&gt;WOS:000208220100013&lt;/accession-num&gt;&lt;urls&gt;&lt;related-urls&gt;&lt;url&gt;&amp;lt;Go to ISI&amp;gt;://WOS:000208220100013&lt;/url&gt;&lt;/related-urls&gt;&lt;/urls&gt;&lt;electronic-resource-num&gt;10.1093/plankt/fbl073&lt;/electronic-resource-num&gt;&lt;/record&gt;&lt;/Cite&gt;&lt;/EndNote&gt;</w:instrText>
      </w:r>
      <w:r w:rsidR="009273BB">
        <w:rPr>
          <w:rFonts w:cs="Times New Roman"/>
          <w:color w:val="2C2728"/>
          <w:lang w:val="en-GB" w:eastAsia="en-GB"/>
        </w:rPr>
        <w:fldChar w:fldCharType="separate"/>
      </w:r>
      <w:r w:rsidR="009273BB" w:rsidRPr="009273BB">
        <w:rPr>
          <w:rFonts w:cs="Times New Roman"/>
          <w:noProof/>
          <w:color w:val="2C2728"/>
          <w:vertAlign w:val="superscript"/>
          <w:lang w:val="en-GB" w:eastAsia="en-GB"/>
        </w:rPr>
        <w:t>1</w:t>
      </w:r>
      <w:r w:rsidR="009273BB">
        <w:rPr>
          <w:rFonts w:cs="Times New Roman"/>
          <w:color w:val="2C2728"/>
          <w:lang w:val="en-GB" w:eastAsia="en-GB"/>
        </w:rPr>
        <w:fldChar w:fldCharType="end"/>
      </w:r>
      <w:r w:rsidR="0036671E" w:rsidRPr="00FC2EFF">
        <w:rPr>
          <w:rFonts w:cs="Times New Roman"/>
          <w:color w:val="2C2728"/>
          <w:lang w:val="en-GB" w:eastAsia="en-GB"/>
        </w:rPr>
        <w:t>. The carrying capacity of marine systems – the biomass of exploited fish, squid and shel</w:t>
      </w:r>
      <w:r w:rsidR="0060611D">
        <w:rPr>
          <w:rFonts w:cs="Times New Roman"/>
          <w:color w:val="2C2728"/>
          <w:lang w:val="en-GB" w:eastAsia="en-GB"/>
        </w:rPr>
        <w:t>lfish;</w:t>
      </w:r>
      <w:r w:rsidR="0036671E" w:rsidRPr="00FC2EFF">
        <w:rPr>
          <w:rFonts w:cs="Times New Roman"/>
          <w:color w:val="2C2728"/>
          <w:lang w:val="en-GB" w:eastAsia="en-GB"/>
        </w:rPr>
        <w:t xml:space="preserve"> the numbers of marine ma</w:t>
      </w:r>
      <w:r w:rsidR="0060611D">
        <w:rPr>
          <w:rFonts w:cs="Times New Roman"/>
          <w:color w:val="2C2728"/>
          <w:lang w:val="en-GB" w:eastAsia="en-GB"/>
        </w:rPr>
        <w:t>mmals, seabirds and sea turtles;</w:t>
      </w:r>
      <w:r w:rsidR="0036671E" w:rsidRPr="00FC2EFF">
        <w:rPr>
          <w:rFonts w:cs="Times New Roman"/>
          <w:color w:val="2C2728"/>
          <w:lang w:val="en-GB" w:eastAsia="en-GB"/>
        </w:rPr>
        <w:t xml:space="preserve"> and the diverse bottom-dwelling comm</w:t>
      </w:r>
      <w:r w:rsidR="0036671E" w:rsidRPr="0036671E">
        <w:rPr>
          <w:rFonts w:cs="Times New Roman"/>
          <w:color w:val="2C2728"/>
          <w:lang w:val="en-GB" w:eastAsia="en-GB"/>
        </w:rPr>
        <w:t xml:space="preserve">unities of crabs and fish – is related to </w:t>
      </w:r>
      <w:r w:rsidR="00A32B96">
        <w:rPr>
          <w:rFonts w:cs="Times New Roman"/>
          <w:color w:val="2C2728"/>
          <w:lang w:val="en-GB" w:eastAsia="en-GB"/>
        </w:rPr>
        <w:t>the biomass of</w:t>
      </w:r>
      <w:r w:rsidR="0036671E" w:rsidRPr="00FC2EFF">
        <w:rPr>
          <w:rFonts w:cs="Times New Roman"/>
          <w:color w:val="2C2728"/>
          <w:lang w:val="en-GB" w:eastAsia="en-GB"/>
        </w:rPr>
        <w:t xml:space="preserve"> </w:t>
      </w:r>
      <w:r w:rsidR="0036671E">
        <w:rPr>
          <w:rFonts w:cs="Times New Roman"/>
          <w:color w:val="2C2728"/>
          <w:lang w:val="en-GB" w:eastAsia="en-GB"/>
        </w:rPr>
        <w:t>zoo</w:t>
      </w:r>
      <w:r w:rsidR="0036671E" w:rsidRPr="00FC2EFF">
        <w:rPr>
          <w:rFonts w:cs="Times New Roman"/>
          <w:color w:val="2C2728"/>
          <w:lang w:val="en-GB" w:eastAsia="en-GB"/>
        </w:rPr>
        <w:t>plankton</w:t>
      </w:r>
      <w:r w:rsidR="00BA5C65">
        <w:rPr>
          <w:rFonts w:cs="Times New Roman"/>
          <w:color w:val="2C2728"/>
          <w:lang w:val="en-GB" w:eastAsia="en-GB"/>
        </w:rPr>
        <w:t>.</w:t>
      </w:r>
    </w:p>
    <w:p w14:paraId="04321173" w14:textId="1829E119" w:rsidR="00306EF6" w:rsidRPr="00306EF6" w:rsidRDefault="00165FC1" w:rsidP="00306EF6">
      <w:pPr>
        <w:spacing w:after="30" w:line="132" w:lineRule="atLeast"/>
        <w:rPr>
          <w:rFonts w:cs="Times New Roman"/>
          <w:color w:val="2C2728"/>
          <w:lang w:val="en-GB" w:eastAsia="en-GB"/>
        </w:rPr>
      </w:pPr>
      <w:r w:rsidRPr="00165FC1">
        <w:t xml:space="preserve">In the Australian Zooplankton Biomass Database, </w:t>
      </w:r>
      <w:r w:rsidR="00C13CA6">
        <w:t>“</w:t>
      </w:r>
      <w:r w:rsidRPr="00165FC1">
        <w:t>b</w:t>
      </w:r>
      <w:r w:rsidRPr="00165FC1">
        <w:rPr>
          <w:rFonts w:cs="Arial"/>
          <w:color w:val="111111"/>
          <w:lang w:eastAsia="en-AU"/>
        </w:rPr>
        <w:t>iomass</w:t>
      </w:r>
      <w:r w:rsidR="00C13CA6">
        <w:rPr>
          <w:rFonts w:cs="Arial"/>
          <w:color w:val="111111"/>
          <w:lang w:eastAsia="en-AU"/>
        </w:rPr>
        <w:t>”</w:t>
      </w:r>
      <w:r w:rsidRPr="00165FC1">
        <w:rPr>
          <w:rFonts w:cs="Arial"/>
          <w:color w:val="111111"/>
          <w:lang w:eastAsia="en-AU"/>
        </w:rPr>
        <w:t xml:space="preserve"> refers to the wet mass, dry mass or carbon mass (in grams, sometimes called weight) of </w:t>
      </w:r>
      <w:r w:rsidR="00085B03">
        <w:rPr>
          <w:rFonts w:cs="Arial"/>
          <w:color w:val="111111"/>
          <w:lang w:eastAsia="en-AU"/>
        </w:rPr>
        <w:t>a</w:t>
      </w:r>
      <w:r w:rsidRPr="00165FC1">
        <w:rPr>
          <w:rFonts w:cs="Arial"/>
          <w:color w:val="111111"/>
          <w:lang w:eastAsia="en-AU"/>
        </w:rPr>
        <w:t xml:space="preserve"> zooplankton sample divided by the volume of water filtered during the collection of the sample. </w:t>
      </w:r>
      <w:r w:rsidR="00C13CA6">
        <w:rPr>
          <w:rFonts w:cs="Arial"/>
          <w:color w:val="111111"/>
          <w:lang w:eastAsia="en-AU"/>
        </w:rPr>
        <w:t>“</w:t>
      </w:r>
      <w:r w:rsidRPr="00165FC1">
        <w:rPr>
          <w:rFonts w:cs="Arial"/>
          <w:color w:val="111111"/>
          <w:lang w:eastAsia="en-AU"/>
        </w:rPr>
        <w:t>Biovolume</w:t>
      </w:r>
      <w:r w:rsidR="00C13CA6">
        <w:rPr>
          <w:rFonts w:cs="Arial"/>
          <w:color w:val="111111"/>
          <w:lang w:eastAsia="en-AU"/>
        </w:rPr>
        <w:t>’</w:t>
      </w:r>
      <w:r w:rsidRPr="00165FC1">
        <w:rPr>
          <w:rFonts w:cs="Arial"/>
          <w:color w:val="111111"/>
          <w:lang w:eastAsia="en-AU"/>
        </w:rPr>
        <w:t xml:space="preserve"> </w:t>
      </w:r>
      <w:r w:rsidR="00586CD1">
        <w:rPr>
          <w:rFonts w:cs="Arial"/>
          <w:color w:val="111111"/>
          <w:lang w:eastAsia="en-AU"/>
        </w:rPr>
        <w:t>refers to</w:t>
      </w:r>
      <w:r w:rsidRPr="00165FC1">
        <w:rPr>
          <w:rFonts w:cs="Arial"/>
          <w:color w:val="111111"/>
          <w:lang w:eastAsia="en-AU"/>
        </w:rPr>
        <w:t xml:space="preserve"> the volume of zooplankton (in </w:t>
      </w:r>
      <w:r w:rsidR="006F1E07" w:rsidRPr="00165FC1">
        <w:rPr>
          <w:rFonts w:cs="Arial"/>
          <w:color w:val="111111"/>
          <w:lang w:eastAsia="en-AU"/>
        </w:rPr>
        <w:t>mill</w:t>
      </w:r>
      <w:r w:rsidR="006F1E07">
        <w:rPr>
          <w:rFonts w:cs="Arial"/>
          <w:color w:val="111111"/>
          <w:lang w:eastAsia="en-AU"/>
        </w:rPr>
        <w:t>il</w:t>
      </w:r>
      <w:r w:rsidR="006F1E07" w:rsidRPr="00165FC1">
        <w:rPr>
          <w:rFonts w:cs="Arial"/>
          <w:color w:val="111111"/>
          <w:lang w:eastAsia="en-AU"/>
        </w:rPr>
        <w:t>itres</w:t>
      </w:r>
      <w:r w:rsidRPr="00165FC1">
        <w:rPr>
          <w:rFonts w:cs="Arial"/>
          <w:color w:val="111111"/>
          <w:lang w:eastAsia="en-AU"/>
        </w:rPr>
        <w:t>) divided by the volume of water filtered during the collection of the sample.</w:t>
      </w:r>
      <w:r w:rsidR="00C13CA6" w:rsidRPr="00C13CA6">
        <w:rPr>
          <w:rFonts w:cs="Arial"/>
          <w:color w:val="111111"/>
          <w:lang w:eastAsia="en-AU"/>
        </w:rPr>
        <w:t xml:space="preserve"> </w:t>
      </w:r>
      <w:r w:rsidR="000D4A8D">
        <w:rPr>
          <w:rFonts w:cs="Arial"/>
          <w:color w:val="111111"/>
          <w:lang w:eastAsia="en-AU"/>
        </w:rPr>
        <w:t xml:space="preserve">The </w:t>
      </w:r>
      <w:commentRangeStart w:id="6"/>
      <w:r w:rsidR="000D4A8D">
        <w:rPr>
          <w:rFonts w:cs="Arial"/>
          <w:color w:val="111111"/>
          <w:lang w:eastAsia="en-AU"/>
        </w:rPr>
        <w:t>term</w:t>
      </w:r>
      <w:commentRangeEnd w:id="6"/>
      <w:r w:rsidR="00A32B96">
        <w:rPr>
          <w:rStyle w:val="CommentReference"/>
        </w:rPr>
        <w:commentReference w:id="6"/>
      </w:r>
      <w:r w:rsidR="000D4A8D">
        <w:rPr>
          <w:rFonts w:cs="Arial"/>
          <w:color w:val="111111"/>
          <w:lang w:eastAsia="en-AU"/>
        </w:rPr>
        <w:t xml:space="preserve"> biomass </w:t>
      </w:r>
      <w:r w:rsidR="00C53B18">
        <w:rPr>
          <w:rFonts w:cs="Arial"/>
          <w:color w:val="111111"/>
          <w:lang w:eastAsia="en-AU"/>
        </w:rPr>
        <w:t>has been</w:t>
      </w:r>
      <w:r w:rsidR="000D4A8D">
        <w:rPr>
          <w:rFonts w:cs="Arial"/>
          <w:color w:val="111111"/>
          <w:lang w:eastAsia="en-AU"/>
        </w:rPr>
        <w:t xml:space="preserve"> used</w:t>
      </w:r>
      <w:r w:rsidR="00C13CA6">
        <w:rPr>
          <w:rFonts w:cs="Arial"/>
          <w:color w:val="111111"/>
          <w:lang w:eastAsia="en-AU"/>
        </w:rPr>
        <w:t xml:space="preserve"> loosely in the</w:t>
      </w:r>
      <w:r w:rsidR="00586CD1">
        <w:rPr>
          <w:rFonts w:cs="Arial"/>
          <w:color w:val="111111"/>
          <w:lang w:eastAsia="en-AU"/>
        </w:rPr>
        <w:t xml:space="preserve"> literature to include both the</w:t>
      </w:r>
      <w:r w:rsidR="00C13CA6">
        <w:rPr>
          <w:rFonts w:cs="Arial"/>
          <w:color w:val="111111"/>
          <w:lang w:eastAsia="en-AU"/>
        </w:rPr>
        <w:t xml:space="preserve"> biomass and biovolume measurements indicated above. </w:t>
      </w:r>
      <w:r w:rsidR="006327BB">
        <w:t>The</w:t>
      </w:r>
      <w:r w:rsidR="0025079E">
        <w:t xml:space="preserve"> </w:t>
      </w:r>
      <w:r w:rsidR="0060611D">
        <w:t xml:space="preserve">different </w:t>
      </w:r>
      <w:r w:rsidR="006327BB">
        <w:t xml:space="preserve">collection and </w:t>
      </w:r>
      <w:r w:rsidR="0025079E">
        <w:t xml:space="preserve">measurement methods used to </w:t>
      </w:r>
      <w:r w:rsidR="0060611D">
        <w:t xml:space="preserve">estimate </w:t>
      </w:r>
      <w:r w:rsidR="0025079E">
        <w:t>zooplankton biomass (</w:t>
      </w:r>
      <w:r w:rsidR="00586CD1">
        <w:t xml:space="preserve">e.g. </w:t>
      </w:r>
      <w:r w:rsidR="0060611D">
        <w:t>dry/wet mass, ash free dry weight</w:t>
      </w:r>
      <w:r w:rsidR="0025079E">
        <w:t>, biovolume, disp</w:t>
      </w:r>
      <w:r w:rsidR="00C53B18">
        <w:t>lacement volume, settled volume and direct carbon measurement</w:t>
      </w:r>
      <w:r w:rsidR="007221DB">
        <w:t>)</w:t>
      </w:r>
      <w:r w:rsidR="00C53B18">
        <w:t xml:space="preserve"> </w:t>
      </w:r>
      <w:r w:rsidR="006327BB">
        <w:t xml:space="preserve">generates </w:t>
      </w:r>
      <w:r w:rsidR="0025079E">
        <w:t>a variety of data measurement units</w:t>
      </w:r>
      <w:r w:rsidR="005943F1">
        <w:fldChar w:fldCharType="begin">
          <w:fldData xml:space="preserve">PEVuZE5vdGU+PENpdGU+PEF1dGhvcj5MZSBCb3JnbmU8L0F1dGhvcj48WWVhcj4xOTc1PC9ZZWFy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==
</w:fldData>
        </w:fldChar>
      </w:r>
      <w:r w:rsidR="007B08F7">
        <w:instrText xml:space="preserve"> ADDIN EN.CITE </w:instrText>
      </w:r>
      <w:r w:rsidR="007B08F7">
        <w:fldChar w:fldCharType="begin">
          <w:fldData xml:space="preserve">PEVuZE5vdGU+PENpdGU+PEF1dGhvcj5MZSBCb3JnbmU8L0F1dGhvcj48WWVhcj4xOTc1PC9ZZWFy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==
</w:fldData>
        </w:fldChar>
      </w:r>
      <w:r w:rsidR="007B08F7">
        <w:instrText xml:space="preserve"> ADDIN EN.CITE.DATA </w:instrText>
      </w:r>
      <w:r w:rsidR="007B08F7">
        <w:fldChar w:fldCharType="end"/>
      </w:r>
      <w:r w:rsidR="005943F1">
        <w:fldChar w:fldCharType="separate"/>
      </w:r>
      <w:r w:rsidR="004844C7" w:rsidRPr="004844C7">
        <w:rPr>
          <w:noProof/>
          <w:vertAlign w:val="superscript"/>
        </w:rPr>
        <w:t>2-4</w:t>
      </w:r>
      <w:r w:rsidR="005943F1">
        <w:fldChar w:fldCharType="end"/>
      </w:r>
      <w:r w:rsidR="008F6105">
        <w:t xml:space="preserve"> </w:t>
      </w:r>
      <w:r w:rsidR="0025079E">
        <w:t>. To enable comparisons</w:t>
      </w:r>
      <w:r w:rsidR="0060611D">
        <w:t>,</w:t>
      </w:r>
      <w:r w:rsidR="0025079E">
        <w:t xml:space="preserve"> </w:t>
      </w:r>
      <w:r w:rsidR="0060611D">
        <w:t xml:space="preserve">along with the original data units, </w:t>
      </w:r>
      <w:r w:rsidR="00BA5C65">
        <w:t>this</w:t>
      </w:r>
      <w:r w:rsidR="0025079E">
        <w:t xml:space="preserve"> dataset </w:t>
      </w:r>
      <w:r w:rsidR="0060611D">
        <w:t xml:space="preserve">also includes </w:t>
      </w:r>
      <w:r w:rsidR="00C53B18">
        <w:t>a conversion</w:t>
      </w:r>
      <w:r w:rsidR="0025079E">
        <w:t xml:space="preserve"> </w:t>
      </w:r>
      <w:r w:rsidR="006F1E07">
        <w:t xml:space="preserve">into standard units of </w:t>
      </w:r>
      <w:r w:rsidR="00A74F38">
        <w:rPr>
          <w:rFonts w:cstheme="minorHAnsi"/>
        </w:rPr>
        <w:t>µ</w:t>
      </w:r>
      <w:r w:rsidR="0025079E">
        <w:t>g Carbon per litre (</w:t>
      </w:r>
      <w:r w:rsidR="00A74F38">
        <w:rPr>
          <w:rFonts w:cstheme="minorHAnsi"/>
        </w:rPr>
        <w:t>µ</w:t>
      </w:r>
      <w:r w:rsidR="00A74F38">
        <w:t xml:space="preserve">g </w:t>
      </w:r>
      <w:r w:rsidR="0025079E">
        <w:t>C/L)</w:t>
      </w:r>
      <w:r w:rsidR="00D532AD">
        <w:t>.</w:t>
      </w:r>
    </w:p>
    <w:p w14:paraId="5EFA183B" w14:textId="72483A25" w:rsidR="00DE1AE4" w:rsidRPr="00306EF6" w:rsidRDefault="0060611D" w:rsidP="001642E1">
      <w:pPr>
        <w:rPr>
          <w:rFonts w:cs="Arial"/>
          <w:color w:val="111111"/>
          <w:lang w:eastAsia="en-AU"/>
        </w:rPr>
      </w:pPr>
      <w:r>
        <w:t>T</w:t>
      </w:r>
      <w:r w:rsidR="007A052A">
        <w:t>h</w:t>
      </w:r>
      <w:r>
        <w:t xml:space="preserve">e </w:t>
      </w:r>
      <w:r w:rsidR="00282DCD" w:rsidRPr="000F6097">
        <w:t>Australian Zooplankton Biomass Data</w:t>
      </w:r>
      <w:r>
        <w:t>base</w:t>
      </w:r>
      <w:r w:rsidR="00282DCD">
        <w:t xml:space="preserve"> is focused on the m</w:t>
      </w:r>
      <w:r w:rsidR="007A052A">
        <w:t>eso</w:t>
      </w:r>
      <w:r>
        <w:t xml:space="preserve">- and </w:t>
      </w:r>
      <w:proofErr w:type="spellStart"/>
      <w:r>
        <w:t>macro</w:t>
      </w:r>
      <w:r w:rsidR="007A052A">
        <w:t>zooplankton</w:t>
      </w:r>
      <w:proofErr w:type="spellEnd"/>
      <w:r w:rsidR="00BA5C65">
        <w:t xml:space="preserve"> </w:t>
      </w:r>
      <w:r w:rsidR="007A052A">
        <w:t xml:space="preserve">traditionally sampled by </w:t>
      </w:r>
      <w:r w:rsidR="00306EF6">
        <w:t xml:space="preserve">devices that filter the plankton from the water directly at sea e.g. towed nets (e.g. bongos, ring nets, </w:t>
      </w:r>
      <w:proofErr w:type="spellStart"/>
      <w:r w:rsidR="00306EF6">
        <w:t>clarke-bumpus</w:t>
      </w:r>
      <w:proofErr w:type="spellEnd"/>
      <w:r w:rsidR="00306EF6">
        <w:t>) and towed samplers (e.g. Con</w:t>
      </w:r>
      <w:r w:rsidR="005943F1">
        <w:t xml:space="preserve">tinuous Plankton Recorder (CPR) </w:t>
      </w:r>
      <w:r w:rsidR="00306EF6">
        <w:t>and more recently Laser Optical Plankton Counters (LOPC)</w:t>
      </w:r>
      <w:r w:rsidR="00DB4761">
        <w:t>.</w:t>
      </w:r>
      <w:r w:rsidR="00306EF6">
        <w:t>The majority of samples were collected by</w:t>
      </w:r>
      <w:r w:rsidR="005943F1">
        <w:t xml:space="preserve"> </w:t>
      </w:r>
      <w:r w:rsidR="00306EF6">
        <w:t xml:space="preserve">nets with mesh sizes 200-333 </w:t>
      </w:r>
      <w:r w:rsidR="00306EF6">
        <w:rPr>
          <w:rFonts w:cstheme="minorHAnsi"/>
        </w:rPr>
        <w:t>µ</w:t>
      </w:r>
      <w:r w:rsidR="00306EF6">
        <w:t xml:space="preserve">m although </w:t>
      </w:r>
      <w:r w:rsidR="00A32B96">
        <w:t>meshes</w:t>
      </w:r>
      <w:r w:rsidR="00306EF6">
        <w:t xml:space="preserve"> vary from 73 – 550 </w:t>
      </w:r>
      <w:r w:rsidR="00306EF6">
        <w:rPr>
          <w:rFonts w:cstheme="minorHAnsi"/>
        </w:rPr>
        <w:t>µ</w:t>
      </w:r>
      <w:r w:rsidR="00306EF6">
        <w:t>m.</w:t>
      </w:r>
    </w:p>
    <w:p w14:paraId="66847AB9" w14:textId="44AA50EA" w:rsidR="009810B1" w:rsidRPr="003460FA" w:rsidRDefault="00A35E04" w:rsidP="000F6097">
      <w:r>
        <w:t xml:space="preserve">The </w:t>
      </w:r>
      <w:r w:rsidRPr="009810B1">
        <w:t>Australian Zooplankton Biomass Database</w:t>
      </w:r>
      <w:r w:rsidR="009810B1">
        <w:t xml:space="preserve"> follow</w:t>
      </w:r>
      <w:r w:rsidR="003647FB">
        <w:t xml:space="preserve">s on </w:t>
      </w:r>
      <w:r w:rsidR="00E24F3E">
        <w:t>from</w:t>
      </w:r>
      <w:r w:rsidR="00A67C21">
        <w:t xml:space="preserve"> a series of</w:t>
      </w:r>
      <w:r w:rsidR="003647FB">
        <w:t xml:space="preserve"> collated</w:t>
      </w:r>
      <w:r w:rsidR="009810B1">
        <w:t xml:space="preserve"> </w:t>
      </w:r>
      <w:r w:rsidR="003647FB">
        <w:t>datasets for</w:t>
      </w:r>
      <w:r w:rsidR="009810B1">
        <w:t xml:space="preserve"> the Australian marine region for zooplankton abundance</w:t>
      </w:r>
      <w:r w:rsidR="00726A57">
        <w:fldChar w:fldCharType="begin"/>
      </w:r>
      <w:r w:rsidR="004844C7">
        <w:instrText xml:space="preserve"> ADDIN EN.CITE &lt;EndNote&gt;&lt;Cite&gt;&lt;Author&gt;Davies&lt;/Author&gt;&lt;Year&gt;2014&lt;/Year&gt;&lt;RecNum&gt;1258&lt;/RecNum&gt;&lt;DisplayText&gt;&lt;style face="superscript"&gt;5&lt;/style&gt;&lt;/DisplayText&gt;&lt;record&gt;&lt;rec-number&gt;1258&lt;/rec-number&gt;&lt;foreign-keys&gt;&lt;key app="EN" db-id="dtzr5pa2kvx9p5e2998x9rap5t09s999sztd" timestamp="1417381777"&gt;1258&lt;/key&gt;&lt;/foreign-keys&gt;&lt;ref-type name="Journal Article"&gt;17&lt;/ref-type&gt;&lt;contributors&gt;&lt;authors&gt;&lt;author&gt;Davies, Claire H.&lt;/author&gt;&lt;author&gt;Armstrong, Amelia J.&lt;/author&gt;&lt;author&gt;Baird, Mark&lt;/author&gt;&lt;author&gt;Coman, Frank&lt;/author&gt;&lt;author&gt;Edgar, Steven&lt;/author&gt;&lt;author&gt;Gaughan, Daniel&lt;/author&gt;&lt;author&gt;Greenwood, Jack&lt;/author&gt;&lt;author&gt;Gusmão, Felipe&lt;/author&gt;&lt;author&gt;Henschke, Natasha&lt;/author&gt;&lt;author&gt;Koslow, J. Anthony&lt;/author&gt;&lt;author&gt;Leterme, Sophie C.&lt;/author&gt;&lt;author&gt;McKinnon, A. David&lt;/author&gt;&lt;author&gt;Miller, Margaret&lt;/author&gt;&lt;author&gt;Pausina, Sarah&lt;/author&gt;&lt;author&gt;Palomino, Julian Uribe&lt;/author&gt;&lt;author&gt;Roennfeldt, Ruben-Lee&lt;/author&gt;&lt;author&gt;Rothlisberg, Peter&lt;/author&gt;&lt;author&gt;Slotwinski, Anita&lt;/author&gt;&lt;author&gt;Strzelecki, Joanna&lt;/author&gt;&lt;author&gt;Suthers, Iain M.&lt;/author&gt;&lt;author&gt;Swadling, Kerrie M.&lt;/author&gt;&lt;author&gt;Talbot, Sam&lt;/author&gt;&lt;author&gt;Tonks, Mark&lt;/author&gt;&lt;author&gt;Tranter, David H.&lt;/author&gt;&lt;author&gt;Young, Jock W.&lt;/author&gt;&lt;author&gt;Richardson, Anthony J.&lt;/author&gt;&lt;/authors&gt;&lt;/contributors&gt;&lt;titles&gt;&lt;title&gt;Over 75 years of zooplankton data from Australia&lt;/title&gt;&lt;secondary-title&gt;Ecology&lt;/secondary-title&gt;&lt;/titles&gt;&lt;periodical&gt;&lt;full-title&gt;Ecology&lt;/full-title&gt;&lt;/periodical&gt;&lt;pages&gt;3229-3229&lt;/pages&gt;&lt;volume&gt;95&lt;/volume&gt;&lt;number&gt;11&lt;/number&gt;&lt;dates&gt;&lt;year&gt;2014&lt;/year&gt;&lt;pub-dates&gt;&lt;date&gt;2014/11/01&lt;/date&gt;&lt;/pub-dates&gt;&lt;/dates&gt;&lt;publisher&gt;Ecological Society of America&lt;/publisher&gt;&lt;isbn&gt;0012-9658&lt;/isbn&gt;&lt;urls&gt;&lt;related-urls&gt;&lt;url&gt;http://dx.doi.org/10.1890/14-0697.1&lt;/url&gt;&lt;/related-urls&gt;&lt;/urls&gt;&lt;electronic-resource-num&gt;10.1890/14-0697.1&lt;/electronic-resource-num&gt;&lt;access-date&gt;2014/11/30&lt;/access-date&gt;&lt;/record&gt;&lt;/Cite&gt;&lt;/EndNote&gt;</w:instrText>
      </w:r>
      <w:r w:rsidR="00726A57">
        <w:fldChar w:fldCharType="separate"/>
      </w:r>
      <w:r w:rsidR="004844C7" w:rsidRPr="004844C7">
        <w:rPr>
          <w:noProof/>
          <w:vertAlign w:val="superscript"/>
        </w:rPr>
        <w:t>5</w:t>
      </w:r>
      <w:r w:rsidR="00726A57">
        <w:fldChar w:fldCharType="end"/>
      </w:r>
      <w:r w:rsidR="009810B1">
        <w:t>, phytoplankton abundance</w:t>
      </w:r>
      <w:r w:rsidR="00726A57">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4844C7">
        <w:instrText xml:space="preserve"> ADDIN EN.CITE </w:instrText>
      </w:r>
      <w:r w:rsidR="004844C7">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rsidR="004844C7">
        <w:instrText xml:space="preserve"> ADDIN EN.CITE.DATA </w:instrText>
      </w:r>
      <w:r w:rsidR="004844C7">
        <w:fldChar w:fldCharType="end"/>
      </w:r>
      <w:r w:rsidR="00726A57">
        <w:fldChar w:fldCharType="separate"/>
      </w:r>
      <w:r w:rsidR="004844C7" w:rsidRPr="004844C7">
        <w:rPr>
          <w:noProof/>
          <w:vertAlign w:val="superscript"/>
        </w:rPr>
        <w:t>6</w:t>
      </w:r>
      <w:r w:rsidR="00726A57">
        <w:fldChar w:fldCharType="end"/>
      </w:r>
      <w:r w:rsidR="007F46D7">
        <w:t xml:space="preserve"> </w:t>
      </w:r>
      <w:r w:rsidR="009810B1">
        <w:t>and chlorophyll a</w:t>
      </w:r>
      <w:r w:rsidR="00A8522E">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4844C7">
        <w:instrText xml:space="preserve"> ADDIN EN.CITE </w:instrText>
      </w:r>
      <w:r w:rsidR="004844C7">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rsidR="004844C7">
        <w:instrText xml:space="preserve"> ADDIN EN.CITE.DATA </w:instrText>
      </w:r>
      <w:r w:rsidR="004844C7">
        <w:fldChar w:fldCharType="end"/>
      </w:r>
      <w:r w:rsidR="00A8522E">
        <w:fldChar w:fldCharType="separate"/>
      </w:r>
      <w:r w:rsidR="004844C7" w:rsidRPr="004844C7">
        <w:rPr>
          <w:noProof/>
          <w:vertAlign w:val="superscript"/>
        </w:rPr>
        <w:t>7</w:t>
      </w:r>
      <w:r w:rsidR="00A8522E">
        <w:fldChar w:fldCharType="end"/>
      </w:r>
      <w:r w:rsidR="00A67C21">
        <w:t>, made</w:t>
      </w:r>
      <w:r w:rsidR="00E24F3E">
        <w:t xml:space="preserve"> freely</w:t>
      </w:r>
      <w:r w:rsidR="00A67C21">
        <w:t xml:space="preserve"> available </w:t>
      </w:r>
      <w:r w:rsidR="009810B1">
        <w:t xml:space="preserve">through the </w:t>
      </w:r>
      <w:r w:rsidR="003647FB">
        <w:t>Australian Ocean Data Network portal</w:t>
      </w:r>
      <w:r w:rsidR="009810B1">
        <w:t>.</w:t>
      </w:r>
      <w:r w:rsidR="00306EF6">
        <w:t xml:space="preserve"> </w:t>
      </w:r>
      <w:r w:rsidRPr="006F1E07">
        <w:t xml:space="preserve">Figure 1 is a flow diagram of the </w:t>
      </w:r>
      <w:r>
        <w:t xml:space="preserve">data acquisition and QA/QC </w:t>
      </w:r>
      <w:r w:rsidRPr="006F1E07">
        <w:t>processes</w:t>
      </w:r>
      <w:r>
        <w:t>, which is identical to that used in collating the datasets for the Australian Phytoplankton Abundance Database</w:t>
      </w:r>
      <w:r>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instrText xml:space="preserve"> ADDIN EN.CITE </w:instrText>
      </w:r>
      <w:r>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instrText xml:space="preserve"> ADDIN EN.CITE.DATA </w:instrText>
      </w:r>
      <w:r>
        <w:fldChar w:fldCharType="end"/>
      </w:r>
      <w:r>
        <w:fldChar w:fldCharType="separate"/>
      </w:r>
      <w:r w:rsidRPr="004844C7">
        <w:rPr>
          <w:noProof/>
          <w:vertAlign w:val="superscript"/>
        </w:rPr>
        <w:t>6</w:t>
      </w:r>
      <w:r>
        <w:fldChar w:fldCharType="end"/>
      </w:r>
      <w:r w:rsidRPr="006F1E07">
        <w:t xml:space="preserve">. Figure 2 shows the spatial extent of the records collected in this data set </w:t>
      </w:r>
      <w:r>
        <w:t>in map form while T</w:t>
      </w:r>
      <w:r w:rsidRPr="006F1E07">
        <w:t xml:space="preserve">able 1 provides </w:t>
      </w:r>
      <w:r w:rsidRPr="003460FA">
        <w:t xml:space="preserve">a </w:t>
      </w:r>
      <w:r w:rsidRPr="003460FA">
        <w:rPr>
          <w:shd w:val="clear" w:color="auto" w:fill="FCFCFC"/>
        </w:rPr>
        <w:t xml:space="preserve">summary of the project data included in the dataset. </w:t>
      </w:r>
      <w:r w:rsidR="00DD2687" w:rsidRPr="003460FA">
        <w:rPr>
          <w:shd w:val="clear" w:color="auto" w:fill="FCFCFC"/>
        </w:rPr>
        <w:t xml:space="preserve"> </w:t>
      </w:r>
      <w:r w:rsidR="00DD2687" w:rsidRPr="003460FA">
        <w:t xml:space="preserve">A total of </w:t>
      </w:r>
      <w:r w:rsidR="003460FA" w:rsidRPr="003460FA">
        <w:t>38</w:t>
      </w:r>
      <w:r w:rsidR="00DD2687" w:rsidRPr="003460FA">
        <w:t xml:space="preserve"> datasets were compiled</w:t>
      </w:r>
      <w:r w:rsidR="003460FA" w:rsidRPr="003460FA">
        <w:t xml:space="preserve"> containing 15789</w:t>
      </w:r>
      <w:r w:rsidR="00DD2687" w:rsidRPr="003460FA">
        <w:t xml:space="preserve"> records from 1932 to the present.</w:t>
      </w:r>
      <w:r w:rsidR="003255AC" w:rsidRPr="003460FA">
        <w:t xml:space="preserve"> Of these 12</w:t>
      </w:r>
      <w:r w:rsidR="003460FA" w:rsidRPr="003460FA">
        <w:t>5</w:t>
      </w:r>
      <w:r w:rsidR="00DD11FA" w:rsidRPr="003460FA">
        <w:t>00 are net</w:t>
      </w:r>
      <w:r w:rsidR="003460FA">
        <w:t xml:space="preserve"> samples</w:t>
      </w:r>
      <w:r w:rsidR="00DD11FA" w:rsidRPr="003460FA">
        <w:t xml:space="preserve">, 1900 CPR and 1300 LOPC collected biomass records.  </w:t>
      </w:r>
    </w:p>
    <w:p w14:paraId="05425CF6" w14:textId="77777777" w:rsidR="00B32BB8" w:rsidRDefault="00014006" w:rsidP="00A35E04">
      <w:r>
        <w:rPr>
          <w:rFonts w:cs="Arial"/>
          <w:szCs w:val="20"/>
        </w:rPr>
        <w:t xml:space="preserve">The </w:t>
      </w:r>
      <w:r w:rsidR="00E5700D">
        <w:rPr>
          <w:rFonts w:cs="Arial"/>
          <w:szCs w:val="20"/>
        </w:rPr>
        <w:t>biomass dataset</w:t>
      </w:r>
      <w:r>
        <w:rPr>
          <w:rFonts w:cs="Arial"/>
          <w:szCs w:val="20"/>
        </w:rPr>
        <w:t xml:space="preserve"> can be used to:</w:t>
      </w:r>
      <w:r w:rsidR="00E5700D">
        <w:rPr>
          <w:rFonts w:cs="Arial"/>
          <w:szCs w:val="20"/>
        </w:rPr>
        <w:t xml:space="preserve"> </w:t>
      </w:r>
      <w:r w:rsidRPr="00E5700D">
        <w:rPr>
          <w:rFonts w:cs="Arial"/>
          <w:szCs w:val="20"/>
        </w:rPr>
        <w:t>develop maps</w:t>
      </w:r>
      <w:r w:rsidR="00602D08" w:rsidRPr="00E5700D">
        <w:rPr>
          <w:rFonts w:cs="Arial"/>
          <w:szCs w:val="20"/>
        </w:rPr>
        <w:t xml:space="preserve"> of zooplankton biomass</w:t>
      </w:r>
      <w:r w:rsidRPr="00E5700D">
        <w:rPr>
          <w:rFonts w:cs="Arial"/>
          <w:szCs w:val="20"/>
        </w:rPr>
        <w:t>;</w:t>
      </w:r>
      <w:r w:rsidR="00E5700D">
        <w:rPr>
          <w:rFonts w:cs="Arial"/>
          <w:szCs w:val="20"/>
        </w:rPr>
        <w:t xml:space="preserve"> </w:t>
      </w:r>
      <w:r w:rsidRPr="00E5700D">
        <w:rPr>
          <w:rFonts w:cs="Arial"/>
          <w:szCs w:val="20"/>
        </w:rPr>
        <w:t xml:space="preserve">determine changes </w:t>
      </w:r>
      <w:r w:rsidR="00602D08" w:rsidRPr="00E5700D">
        <w:rPr>
          <w:rFonts w:cs="Arial"/>
          <w:szCs w:val="20"/>
        </w:rPr>
        <w:t xml:space="preserve">in zooplankton biomass </w:t>
      </w:r>
      <w:r w:rsidRPr="00E5700D">
        <w:rPr>
          <w:rFonts w:cs="Arial"/>
          <w:szCs w:val="20"/>
        </w:rPr>
        <w:t>over time or with oceanographic conditions;</w:t>
      </w:r>
      <w:r w:rsidR="00E5700D">
        <w:rPr>
          <w:rFonts w:cs="Arial"/>
          <w:szCs w:val="20"/>
        </w:rPr>
        <w:t xml:space="preserve"> and </w:t>
      </w:r>
      <w:r w:rsidR="00602D08" w:rsidRPr="00E5700D">
        <w:rPr>
          <w:rFonts w:cs="Arial"/>
          <w:szCs w:val="20"/>
        </w:rPr>
        <w:t>t</w:t>
      </w:r>
      <w:r w:rsidR="006F1E07">
        <w:rPr>
          <w:rFonts w:cs="Arial"/>
          <w:szCs w:val="20"/>
        </w:rPr>
        <w:t>o initialise and assess biogeo</w:t>
      </w:r>
      <w:r w:rsidR="006F1E07" w:rsidRPr="00E5700D">
        <w:rPr>
          <w:rFonts w:cs="Arial"/>
          <w:szCs w:val="20"/>
        </w:rPr>
        <w:t>chemical</w:t>
      </w:r>
      <w:r w:rsidR="00602D08" w:rsidRPr="00E5700D">
        <w:rPr>
          <w:rFonts w:cs="Arial"/>
          <w:szCs w:val="20"/>
        </w:rPr>
        <w:t xml:space="preserve"> and </w:t>
      </w:r>
      <w:r w:rsidRPr="00E5700D">
        <w:rPr>
          <w:rFonts w:cs="Arial"/>
          <w:szCs w:val="20"/>
        </w:rPr>
        <w:t>ecosystem models</w:t>
      </w:r>
      <w:r w:rsidR="00C53B18">
        <w:rPr>
          <w:rFonts w:cs="Arial"/>
          <w:szCs w:val="20"/>
        </w:rPr>
        <w:t xml:space="preserve"> </w:t>
      </w:r>
      <w:r w:rsidR="00C53B18" w:rsidRPr="00C53B18">
        <w:rPr>
          <w:rFonts w:cs="Arial"/>
          <w:szCs w:val="20"/>
          <w:highlight w:val="yellow"/>
        </w:rPr>
        <w:t>(</w:t>
      </w:r>
      <w:r w:rsidR="00C53B18">
        <w:rPr>
          <w:rFonts w:cs="Arial"/>
          <w:szCs w:val="20"/>
          <w:highlight w:val="yellow"/>
        </w:rPr>
        <w:t xml:space="preserve">e.g. </w:t>
      </w:r>
      <w:proofErr w:type="spellStart"/>
      <w:r w:rsidR="00C53B18" w:rsidRPr="00C53B18">
        <w:rPr>
          <w:rFonts w:cs="Arial"/>
          <w:szCs w:val="20"/>
          <w:highlight w:val="yellow"/>
        </w:rPr>
        <w:t>Skeratt</w:t>
      </w:r>
      <w:proofErr w:type="spellEnd"/>
      <w:r w:rsidR="00C53B18" w:rsidRPr="00C53B18">
        <w:rPr>
          <w:rFonts w:cs="Arial"/>
          <w:szCs w:val="20"/>
          <w:highlight w:val="yellow"/>
        </w:rPr>
        <w:t xml:space="preserve"> in press)</w:t>
      </w:r>
      <w:r w:rsidRPr="00E5700D">
        <w:rPr>
          <w:rFonts w:cs="Arial"/>
          <w:szCs w:val="20"/>
        </w:rPr>
        <w:t>.</w:t>
      </w:r>
      <w:r w:rsidR="00E5700D">
        <w:rPr>
          <w:rFonts w:cs="Arial"/>
          <w:szCs w:val="20"/>
        </w:rPr>
        <w:t xml:space="preserve"> </w:t>
      </w:r>
      <w:r>
        <w:t xml:space="preserve">The Australian Zooplankton Biomass Database is available through the Australian Ocean Data Network </w:t>
      </w:r>
      <w:r w:rsidR="00C81A8D">
        <w:t xml:space="preserve">portal </w:t>
      </w:r>
      <w:r>
        <w:t>(</w:t>
      </w:r>
      <w:hyperlink r:id="rId10" w:history="1">
        <w:r w:rsidR="00C81A8D" w:rsidRPr="009714D4">
          <w:rPr>
            <w:rStyle w:val="Hyperlink"/>
          </w:rPr>
          <w:t>https://portal.aodn.org.au/</w:t>
        </w:r>
      </w:hyperlink>
      <w:r w:rsidR="00C81A8D">
        <w:t>)</w:t>
      </w:r>
      <w:r w:rsidR="003647FB">
        <w:t>.</w:t>
      </w:r>
      <w:r>
        <w:t xml:space="preserve"> The </w:t>
      </w:r>
      <w:r w:rsidR="00602D08">
        <w:t>Z</w:t>
      </w:r>
      <w:r>
        <w:t xml:space="preserve">ooplankton </w:t>
      </w:r>
      <w:r w:rsidR="00602D08">
        <w:t>B</w:t>
      </w:r>
      <w:r>
        <w:t xml:space="preserve">iomass Database </w:t>
      </w:r>
      <w:r w:rsidR="009C1AAC">
        <w:t>is</w:t>
      </w:r>
      <w:r>
        <w:t xml:space="preserve"> maintained </w:t>
      </w:r>
      <w:r w:rsidR="009C1AAC">
        <w:t>by</w:t>
      </w:r>
      <w:r>
        <w:t xml:space="preserve"> the CSIRO </w:t>
      </w:r>
      <w:r w:rsidR="00602D08">
        <w:t>D</w:t>
      </w:r>
      <w:r>
        <w:t xml:space="preserve">ata </w:t>
      </w:r>
      <w:r w:rsidR="00602D08">
        <w:t>C</w:t>
      </w:r>
      <w:r>
        <w:t xml:space="preserve">entre and </w:t>
      </w:r>
      <w:r w:rsidR="009C1AAC">
        <w:t>is</w:t>
      </w:r>
      <w:r>
        <w:t xml:space="preserve"> updated with new records</w:t>
      </w:r>
      <w:r w:rsidR="00602D08">
        <w:t xml:space="preserve"> </w:t>
      </w:r>
      <w:r w:rsidR="005943F1">
        <w:t>periodically and</w:t>
      </w:r>
      <w:r>
        <w:t xml:space="preserve"> upload</w:t>
      </w:r>
      <w:r w:rsidR="00602D08">
        <w:t>ed</w:t>
      </w:r>
      <w:r>
        <w:t xml:space="preserve"> to the AODN. </w:t>
      </w:r>
      <w:r w:rsidRPr="00E422C4">
        <w:t>Researchers wishing to submit new data should contact the corresponding author</w:t>
      </w:r>
      <w:r>
        <w:t xml:space="preserve"> or the AODN. A snapshot of the Australian Zooplankton Database as it is at the time of this publication has been assigned a DOI and will be maintained in perpetuity by the AODN (</w:t>
      </w:r>
      <w:commentRangeStart w:id="7"/>
      <w:r w:rsidRPr="00014006">
        <w:rPr>
          <w:highlight w:val="yellow"/>
        </w:rPr>
        <w:t>Data Citation 1</w:t>
      </w:r>
      <w:commentRangeEnd w:id="7"/>
      <w:r w:rsidR="00BE3D34">
        <w:rPr>
          <w:rStyle w:val="CommentReference"/>
        </w:rPr>
        <w:commentReference w:id="7"/>
      </w:r>
      <w:r w:rsidRPr="00014006">
        <w:rPr>
          <w:highlight w:val="yellow"/>
        </w:rPr>
        <w:t>).</w:t>
      </w:r>
      <w:r>
        <w:t xml:space="preserve"> </w:t>
      </w:r>
    </w:p>
    <w:p w14:paraId="03A3C32B" w14:textId="5DF4F2BA" w:rsidR="00B32BB8" w:rsidRPr="00B32BB8" w:rsidRDefault="00B32BB8" w:rsidP="00B32BB8">
      <w:pPr>
        <w:ind w:firstLine="720"/>
        <w:rPr>
          <w:color w:val="538135" w:themeColor="accent6" w:themeShade="BF"/>
        </w:rPr>
      </w:pPr>
      <w:commentRangeStart w:id="8"/>
      <w:r w:rsidRPr="00B32BB8">
        <w:rPr>
          <w:color w:val="538135" w:themeColor="accent6" w:themeShade="BF"/>
        </w:rPr>
        <w:t>Data Citation:</w:t>
      </w:r>
      <w:commentRangeEnd w:id="8"/>
      <w:r w:rsidR="00A35E04">
        <w:rPr>
          <w:rStyle w:val="CommentReference"/>
        </w:rPr>
        <w:commentReference w:id="8"/>
      </w:r>
    </w:p>
    <w:p w14:paraId="3C82E971" w14:textId="77777777" w:rsidR="00B32BB8" w:rsidRDefault="00B32BB8" w:rsidP="00B32BB8">
      <w:pPr>
        <w:numPr>
          <w:ilvl w:val="0"/>
          <w:numId w:val="4"/>
        </w:numPr>
        <w:spacing w:after="0" w:line="240" w:lineRule="auto"/>
        <w:rPr>
          <w:color w:val="538135" w:themeColor="accent6" w:themeShade="BF"/>
          <w:lang w:eastAsia="zh-CN"/>
        </w:rPr>
      </w:pPr>
      <w:r w:rsidRPr="00B32BB8">
        <w:rPr>
          <w:color w:val="538135" w:themeColor="accent6" w:themeShade="BF"/>
        </w:rPr>
        <w:lastRenderedPageBreak/>
        <w:t xml:space="preserve">McEnnulty, F.R., Davies, C.H., Armstrong, A.O., Atkins, N., Coman, F., Clementson, L., Edgar, S., Eriksen, R., Everett, J., Furnas, M., </w:t>
      </w:r>
      <w:proofErr w:type="spellStart"/>
      <w:r w:rsidRPr="00B32BB8">
        <w:rPr>
          <w:color w:val="538135" w:themeColor="accent6" w:themeShade="BF"/>
        </w:rPr>
        <w:t>Longborg</w:t>
      </w:r>
      <w:proofErr w:type="spellEnd"/>
      <w:r w:rsidRPr="00B32BB8">
        <w:rPr>
          <w:color w:val="538135" w:themeColor="accent6" w:themeShade="BF"/>
        </w:rPr>
        <w:t xml:space="preserve">, D., McKinnon, D., Miller, M., O’Brien, T., Pausina, S.A., Uribe-Palomino, J., Rochester, W., Rothlisberg, P., Slotwinski, A., Strzelecki, J., Swadling, K.M., Tonks, M.L., Tranter, D.H., van Ruth, P., Young, J.W., Richardson, A.J. </w:t>
      </w:r>
      <w:r w:rsidRPr="00B32BB8">
        <w:rPr>
          <w:i/>
          <w:iCs/>
          <w:color w:val="538135" w:themeColor="accent6" w:themeShade="BF"/>
        </w:rPr>
        <w:t>Australian Ocean Data Network</w:t>
      </w:r>
      <w:r w:rsidRPr="00B32BB8">
        <w:rPr>
          <w:color w:val="538135" w:themeColor="accent6" w:themeShade="BF"/>
        </w:rPr>
        <w:t xml:space="preserve"> </w:t>
      </w:r>
      <w:hyperlink r:id="rId11" w:tgtFrame="_blank" w:history="1">
        <w:r w:rsidRPr="00B32BB8">
          <w:rPr>
            <w:rStyle w:val="Hyperlink"/>
            <w:color w:val="538135" w:themeColor="accent6" w:themeShade="BF"/>
          </w:rPr>
          <w:t>10.26198/5c4170d42ab24</w:t>
        </w:r>
      </w:hyperlink>
      <w:r w:rsidRPr="00B32BB8">
        <w:rPr>
          <w:color w:val="538135" w:themeColor="accent6" w:themeShade="BF"/>
        </w:rPr>
        <w:t xml:space="preserve"> (2019)</w:t>
      </w:r>
    </w:p>
    <w:p w14:paraId="1A6BDF4F" w14:textId="0AD2865A" w:rsidR="00014006" w:rsidRPr="00C81A8D" w:rsidRDefault="00014006" w:rsidP="00014006"/>
    <w:p w14:paraId="37629AF6" w14:textId="71FB5542" w:rsidR="00014006" w:rsidRDefault="00014006" w:rsidP="00014006">
      <w:r>
        <w:t>The Australian Phytoplankton and Zooplankton abundance</w:t>
      </w:r>
      <w:r w:rsidR="003647FB">
        <w:t>, Chl</w:t>
      </w:r>
      <w:r w:rsidR="006F1E07">
        <w:t xml:space="preserve">orophyll </w:t>
      </w:r>
      <w:r w:rsidR="003647FB" w:rsidRPr="006F1E07">
        <w:rPr>
          <w:i/>
        </w:rPr>
        <w:t>a</w:t>
      </w:r>
      <w:r w:rsidR="00E5700D">
        <w:t xml:space="preserve"> and Zooplankton </w:t>
      </w:r>
      <w:r>
        <w:t>biomass Database</w:t>
      </w:r>
      <w:r w:rsidR="00E5700D">
        <w:t>s</w:t>
      </w:r>
      <w:r>
        <w:t xml:space="preserve"> has been built with ease of use and minimising user error in mind. Therefore it provides clean data at a level that requires minimal interpretation. The CSIRO database holds all the raw data, for example original species names and ambiguous records, from these datasets, and researchers can request further information from the corresponding author if required.</w:t>
      </w:r>
    </w:p>
    <w:p w14:paraId="36517755" w14:textId="77777777" w:rsidR="00475412" w:rsidRDefault="00475412" w:rsidP="00475412">
      <w:pPr>
        <w:pStyle w:val="Heading2"/>
      </w:pPr>
      <w:r>
        <w:t>Methods</w:t>
      </w:r>
    </w:p>
    <w:p w14:paraId="6F5C44AA" w14:textId="68625CE8" w:rsidR="00E5700D" w:rsidRDefault="00A35E04" w:rsidP="00E5700D">
      <w:r>
        <w:t xml:space="preserve">Data held in the </w:t>
      </w:r>
      <w:r w:rsidRPr="009810B1">
        <w:t xml:space="preserve">Australian Zooplankton Biomass Database has been collated from literature, active and retired researchers, consultancies, archives and databases. Only data with the relevant corresponding metadata </w:t>
      </w:r>
      <w:r>
        <w:t>regarding</w:t>
      </w:r>
      <w:r w:rsidRPr="009810B1">
        <w:t xml:space="preserve"> collection location, date and methods has been included.</w:t>
      </w:r>
      <w:r>
        <w:t xml:space="preserve"> </w:t>
      </w:r>
      <w:r w:rsidR="00446E9D">
        <w:t xml:space="preserve"> </w:t>
      </w:r>
      <w:r>
        <w:t>Fully</w:t>
      </w:r>
      <w:r w:rsidR="00E5700D">
        <w:t xml:space="preserve"> marine waters are included in the dataset e.g. coastal, open, shelf and off-shore waters</w:t>
      </w:r>
      <w:r>
        <w:t xml:space="preserve"> but</w:t>
      </w:r>
      <w:r w:rsidR="00E5700D">
        <w:t xml:space="preserve"> e</w:t>
      </w:r>
      <w:r w:rsidR="00E5700D" w:rsidRPr="00032AC7">
        <w:t>stu</w:t>
      </w:r>
      <w:r w:rsidR="00540AE3">
        <w:t>arine waters are excluded.</w:t>
      </w:r>
      <w:r w:rsidR="000800C1">
        <w:t xml:space="preserve"> </w:t>
      </w:r>
      <w:r w:rsidR="00E24F3E">
        <w:t xml:space="preserve">A total </w:t>
      </w:r>
      <w:proofErr w:type="gramStart"/>
      <w:r w:rsidR="00E24F3E">
        <w:t xml:space="preserve">of </w:t>
      </w:r>
      <w:r w:rsidR="000800C1">
        <w:t xml:space="preserve"> 1621</w:t>
      </w:r>
      <w:proofErr w:type="gramEnd"/>
      <w:r w:rsidR="000800C1">
        <w:t xml:space="preserve"> records are included from data provided by</w:t>
      </w:r>
      <w:r w:rsidR="007221DB">
        <w:t xml:space="preserve"> the Australian Institute of Marine Science</w:t>
      </w:r>
      <w:r w:rsidR="000800C1">
        <w:t xml:space="preserve"> </w:t>
      </w:r>
      <w:r w:rsidR="007221DB">
        <w:t>(</w:t>
      </w:r>
      <w:r w:rsidR="000800C1">
        <w:t>AIMS</w:t>
      </w:r>
      <w:r w:rsidR="007221DB">
        <w:t>)</w:t>
      </w:r>
      <w:r w:rsidR="000800C1">
        <w:t xml:space="preserve"> from several research projects around trop</w:t>
      </w:r>
      <w:r w:rsidR="00C81A8D">
        <w:t>ical Australian waters, 2500 re</w:t>
      </w:r>
      <w:r w:rsidR="000800C1">
        <w:t>c</w:t>
      </w:r>
      <w:r w:rsidR="00C81A8D">
        <w:t>o</w:t>
      </w:r>
      <w:r w:rsidR="000800C1">
        <w:t xml:space="preserve">rds are included from on-going IMOS research projects, </w:t>
      </w:r>
      <w:r w:rsidR="00E24F3E">
        <w:t>and</w:t>
      </w:r>
      <w:r w:rsidR="000800C1">
        <w:t xml:space="preserve"> </w:t>
      </w:r>
      <w:r w:rsidR="000800C1" w:rsidRPr="000800C1">
        <w:rPr>
          <w:highlight w:val="magenta"/>
        </w:rPr>
        <w:t>XXX</w:t>
      </w:r>
      <w:r w:rsidR="000800C1">
        <w:t xml:space="preserve"> records are from historical CSIRO datasets.</w:t>
      </w:r>
    </w:p>
    <w:p w14:paraId="6410F9D0" w14:textId="62D2C0D5" w:rsidR="00E24F3E" w:rsidRPr="00E5700D" w:rsidRDefault="00A35E04" w:rsidP="00E5700D">
      <w:r>
        <w:t>On</w:t>
      </w:r>
      <w:r w:rsidR="00540AE3">
        <w:t xml:space="preserve"> a global scale, Moriarty &amp; O’Brien</w:t>
      </w:r>
      <w:r w:rsidR="000E7FBD">
        <w:fldChar w:fldCharType="begin"/>
      </w:r>
      <w:r w:rsidR="000E7FBD">
        <w:instrText xml:space="preserve"> ADDIN EN.CITE &lt;EndNote&gt;&lt;Cite&gt;&lt;Author&gt;Moriarty&lt;/Author&gt;&lt;Year&gt;2013&lt;/Year&gt;&lt;RecNum&gt;1769&lt;/RecNum&gt;&lt;DisplayText&gt;&lt;style face="superscript"&gt;8&lt;/style&gt;&lt;/DisplayText&gt;&lt;record&gt;&lt;rec-number&gt;1769&lt;/rec-number&gt;&lt;foreign-keys&gt;&lt;key app="EN" db-id="dtzr5pa2kvx9p5e2998x9rap5t09s999sztd" timestamp="1503386134"&gt;1769&lt;/key&gt;&lt;/foreign-keys&gt;&lt;ref-type name="Journal Article"&gt;17&lt;/ref-type&gt;&lt;contributors&gt;&lt;authors&gt;&lt;author&gt;Moriarty, R.&lt;/author&gt;&lt;author&gt;O&amp;apos;Brien, T. D.&lt;/author&gt;&lt;/authors&gt;&lt;/contributors&gt;&lt;titles&gt;&lt;title&gt;Distribution of mesozooplankton biomass in the global ocean&lt;/title&gt;&lt;secondary-title&gt;Earth System Science Data&lt;/secondary-title&gt;&lt;/titles&gt;&lt;periodical&gt;&lt;full-title&gt;Earth System Science Data&lt;/full-title&gt;&lt;/periodical&gt;&lt;pages&gt;45-55&lt;/pages&gt;&lt;volume&gt;5&lt;/volume&gt;&lt;number&gt;1&lt;/number&gt;&lt;dates&gt;&lt;year&gt;2013&lt;/year&gt;&lt;/dates&gt;&lt;isbn&gt;1866-3508&lt;/isbn&gt;&lt;accession-num&gt;WOS:000209415400005&lt;/accession-num&gt;&lt;urls&gt;&lt;related-urls&gt;&lt;url&gt;&amp;lt;Go to ISI&amp;gt;://WOS:000209415400005&lt;/url&gt;&lt;/related-urls&gt;&lt;/urls&gt;&lt;electronic-resource-num&gt;10.5194/essd-5-45-2013&lt;/electronic-resource-num&gt;&lt;/record&gt;&lt;/Cite&gt;&lt;/EndNote&gt;</w:instrText>
      </w:r>
      <w:r w:rsidR="000E7FBD">
        <w:fldChar w:fldCharType="separate"/>
      </w:r>
      <w:r w:rsidR="000E7FBD" w:rsidRPr="000E7FBD">
        <w:rPr>
          <w:noProof/>
          <w:vertAlign w:val="superscript"/>
        </w:rPr>
        <w:t>8</w:t>
      </w:r>
      <w:r w:rsidR="000E7FBD">
        <w:fldChar w:fldCharType="end"/>
      </w:r>
      <w:r w:rsidR="00540AE3">
        <w:t xml:space="preserve"> compiled 153,163 zooplankton b</w:t>
      </w:r>
      <w:r>
        <w:t>iomass records into the online Coastal and Oceanic Plankton Ecology, Production and Observation Database (COPEPOD) hosted by NOAA</w:t>
      </w:r>
      <w:r w:rsidR="00540AE3">
        <w:t xml:space="preserve">, but only 22% of COPEPOD data were from the Southern Hemisphere when queried in 2017. A total of only </w:t>
      </w:r>
      <w:r w:rsidR="00F403C0">
        <w:t>4665 (3</w:t>
      </w:r>
      <w:r w:rsidR="00540AE3">
        <w:t xml:space="preserve">%) of these COPEPOD records are within the geographical boundaries </w:t>
      </w:r>
      <w:r w:rsidR="00F403C0">
        <w:t xml:space="preserve">of </w:t>
      </w:r>
      <w:r w:rsidR="00540AE3">
        <w:t xml:space="preserve"> </w:t>
      </w:r>
      <w:r w:rsidR="00F403C0" w:rsidRPr="006F1E07">
        <w:t>0-60</w:t>
      </w:r>
      <w:r w:rsidR="00F403C0">
        <w:rPr>
          <w:rFonts w:cstheme="minorHAnsi"/>
        </w:rPr>
        <w:t>°</w:t>
      </w:r>
      <w:r w:rsidR="00F403C0" w:rsidRPr="006F1E07">
        <w:t>S, 110-160</w:t>
      </w:r>
      <w:r w:rsidR="00F403C0">
        <w:rPr>
          <w:rFonts w:cstheme="minorHAnsi"/>
        </w:rPr>
        <w:t>°</w:t>
      </w:r>
      <w:r w:rsidR="00F403C0">
        <w:t>E</w:t>
      </w:r>
      <w:r w:rsidR="00F403C0" w:rsidRPr="006F1E07">
        <w:t xml:space="preserve"> </w:t>
      </w:r>
      <w:r w:rsidR="00540AE3">
        <w:t xml:space="preserve">and are included </w:t>
      </w:r>
      <w:r w:rsidR="00E24F3E">
        <w:t xml:space="preserve">here </w:t>
      </w:r>
      <w:r w:rsidR="00540AE3">
        <w:t xml:space="preserve">within our </w:t>
      </w:r>
      <w:r w:rsidR="00540AE3" w:rsidRPr="000F6097">
        <w:t xml:space="preserve">Australian Zooplankton Biomass </w:t>
      </w:r>
      <w:r w:rsidR="00540AE3" w:rsidRPr="00F61661">
        <w:t>Database, with acknowledgement (</w:t>
      </w:r>
      <w:r w:rsidR="00E24F3E" w:rsidRPr="00F61661">
        <w:t>A</w:t>
      </w:r>
      <w:r w:rsidR="00540AE3" w:rsidRPr="00F61661">
        <w:t xml:space="preserve">ppendix 1).  This highlights the value of our </w:t>
      </w:r>
      <w:r w:rsidR="00F403C0" w:rsidRPr="00F61661">
        <w:t>data set which</w:t>
      </w:r>
      <w:r w:rsidR="00F403C0">
        <w:t xml:space="preserve"> contains over 11000</w:t>
      </w:r>
      <w:r w:rsidR="00540AE3" w:rsidRPr="00DD2687">
        <w:t xml:space="preserve"> more records </w:t>
      </w:r>
      <w:r w:rsidR="002C5709">
        <w:t>than the most comprehensive global dataset</w:t>
      </w:r>
      <w:r w:rsidR="002C5709" w:rsidRPr="00DD2687">
        <w:t xml:space="preserve"> </w:t>
      </w:r>
      <w:r w:rsidR="00540AE3" w:rsidRPr="00DD2687">
        <w:t>of zooplankton biomass for the Australian region</w:t>
      </w:r>
      <w:r w:rsidR="00E24F3E">
        <w:t>.</w:t>
      </w:r>
    </w:p>
    <w:p w14:paraId="11875C13" w14:textId="0F6449F4" w:rsidR="0006123C" w:rsidRDefault="00822AB7" w:rsidP="000D1120">
      <w:r>
        <w:t>S</w:t>
      </w:r>
      <w:r w:rsidR="005574E5">
        <w:t>amples</w:t>
      </w:r>
      <w:r w:rsidRPr="0001478C">
        <w:t xml:space="preserve"> </w:t>
      </w:r>
      <w:r>
        <w:t>have been collected on</w:t>
      </w:r>
      <w:r w:rsidRPr="0001478C">
        <w:t xml:space="preserve"> research vessels, commercial vessels, and small boats by experienced researchers, monitoring personnel, students and volunteers in coastal and oceanic waters</w:t>
      </w:r>
      <w:r>
        <w:t xml:space="preserve"> across a range of depths from the tropics to the sub-Antarctic.</w:t>
      </w:r>
      <w:r w:rsidR="005574E5">
        <w:t xml:space="preserve"> </w:t>
      </w:r>
      <w:r w:rsidR="00E24F3E">
        <w:t xml:space="preserve">Samples for zooplankton biomass </w:t>
      </w:r>
      <w:r w:rsidR="005574E5">
        <w:t xml:space="preserve">measurement </w:t>
      </w:r>
      <w:r w:rsidR="00E24F3E">
        <w:t xml:space="preserve">were collected in three ways in the current dataset. First, using devices that filter the plankton from the water directly such as towed  </w:t>
      </w:r>
      <w:r w:rsidR="00306EF6">
        <w:t>nets</w:t>
      </w:r>
      <w:r w:rsidR="00DB4761" w:rsidRPr="00DB4761">
        <w:t xml:space="preserve"> </w:t>
      </w:r>
      <w:r w:rsidR="00DB4761">
        <w:fldChar w:fldCharType="begin">
          <w:fldData xml:space="preserve">PEVuZE5vdGU+PENpdGU+PEF1dGhvcj5CZXJuYXJkaTwvQXV0aG9yPjxZZWFyPjE5ODQ8L1llYXI+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=
</w:fldData>
        </w:fldChar>
      </w:r>
      <w:r w:rsidR="007B08F7">
        <w:instrText xml:space="preserve"> ADDIN EN.CITE </w:instrText>
      </w:r>
      <w:r w:rsidR="007B08F7">
        <w:fldChar w:fldCharType="begin">
          <w:fldData xml:space="preserve">PEVuZE5vdGU+PENpdGU+PEF1dGhvcj5CZXJuYXJkaTwvQXV0aG9yPjxZZWFyPjE5ODQ8L1llYXI+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=
</w:fldData>
        </w:fldChar>
      </w:r>
      <w:r w:rsidR="007B08F7">
        <w:instrText xml:space="preserve"> ADDIN EN.CITE.DATA </w:instrText>
      </w:r>
      <w:r w:rsidR="007B08F7">
        <w:fldChar w:fldCharType="end"/>
      </w:r>
      <w:r w:rsidR="00DB4761">
        <w:fldChar w:fldCharType="separate"/>
      </w:r>
      <w:r w:rsidR="000E7FBD" w:rsidRPr="000E7FBD">
        <w:rPr>
          <w:noProof/>
          <w:vertAlign w:val="superscript"/>
        </w:rPr>
        <w:t>9-11</w:t>
      </w:r>
      <w:r w:rsidR="00DB4761">
        <w:fldChar w:fldCharType="end"/>
      </w:r>
      <w:r w:rsidR="00306EF6">
        <w:t xml:space="preserve"> and towed samplers (e.g. </w:t>
      </w:r>
      <w:r w:rsidR="00DB4761">
        <w:t xml:space="preserve">the </w:t>
      </w:r>
      <w:r w:rsidR="00306EF6">
        <w:t>CPR</w:t>
      </w:r>
      <w:r w:rsidR="00DB4761" w:rsidRPr="00B16899">
        <w:fldChar w:fldCharType="begin"/>
      </w:r>
      <w:r w:rsidR="000E7FBD">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00DB4761" w:rsidRPr="00B16899">
        <w:fldChar w:fldCharType="separate"/>
      </w:r>
      <w:r w:rsidR="000E7FBD" w:rsidRPr="000E7FBD">
        <w:rPr>
          <w:noProof/>
          <w:vertAlign w:val="superscript"/>
        </w:rPr>
        <w:t>12</w:t>
      </w:r>
      <w:r w:rsidR="00DB4761" w:rsidRPr="00B16899">
        <w:fldChar w:fldCharType="end"/>
      </w:r>
      <w:r w:rsidR="00306EF6">
        <w:t>)</w:t>
      </w:r>
      <w:r w:rsidR="00E24F3E">
        <w:t>.</w:t>
      </w:r>
      <w:r w:rsidR="00306EF6">
        <w:t xml:space="preserve"> </w:t>
      </w:r>
      <w:r w:rsidR="00E24F3E">
        <w:t xml:space="preserve">As the </w:t>
      </w:r>
      <w:r w:rsidR="00E24F3E" w:rsidRPr="000F6097">
        <w:t>Australian Zooplankton Biomass Data</w:t>
      </w:r>
      <w:r w:rsidR="00E24F3E">
        <w:t xml:space="preserve">base is focused on the meso- and </w:t>
      </w:r>
      <w:proofErr w:type="spellStart"/>
      <w:r w:rsidR="00E24F3E">
        <w:t>macrozooplankton</w:t>
      </w:r>
      <w:proofErr w:type="spellEnd"/>
      <w:r w:rsidR="00E24F3E">
        <w:t>, most of the data are collected using nets. Second, using devices to collect a water sample containing the plankton – e.g. sampling bottles (</w:t>
      </w:r>
      <w:proofErr w:type="spellStart"/>
      <w:r w:rsidR="00E24F3E">
        <w:t>Niskin</w:t>
      </w:r>
      <w:proofErr w:type="spellEnd"/>
      <w:r w:rsidR="00E24F3E">
        <w:t xml:space="preserve">) and pumps. These methods usually target microzooplankton (&lt;200 </w:t>
      </w:r>
      <w:r w:rsidR="00E24F3E">
        <w:rPr>
          <w:rFonts w:cstheme="minorHAnsi"/>
        </w:rPr>
        <w:t>µ</w:t>
      </w:r>
      <w:r w:rsidR="00E24F3E">
        <w:t xml:space="preserve">m) specimens, but some of the samples collected here use pumps that are then filtered over a </w:t>
      </w:r>
      <w:commentRangeStart w:id="9"/>
      <w:r w:rsidR="00E24F3E">
        <w:t>mesh</w:t>
      </w:r>
      <w:commentRangeEnd w:id="9"/>
      <w:r w:rsidR="00E24F3E">
        <w:rPr>
          <w:rStyle w:val="CommentReference"/>
        </w:rPr>
        <w:commentReference w:id="9"/>
      </w:r>
      <w:r w:rsidR="00E24F3E">
        <w:t>.  Last, using the Laser Optical Plankton Counter (LOPC)</w:t>
      </w:r>
      <w:r w:rsidR="00E24F3E">
        <w:fldChar w:fldCharType="begin">
          <w:fldData xml:space="preserve">PEVuZE5vdGU+PENpdGU+PEF1dGhvcj5FdmVyZXR0PC9BdXRob3I+PFllYXI+MjAxNzwvWWVhcj48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</w:fldData>
        </w:fldChar>
      </w:r>
      <w:r w:rsidR="00E24F3E">
        <w:instrText xml:space="preserve"> ADDIN EN.CITE </w:instrText>
      </w:r>
      <w:r w:rsidR="00E24F3E">
        <w:fldChar w:fldCharType="begin">
          <w:fldData xml:space="preserve">PEVuZE5vdGU+PENpdGU+PEF1dGhvcj5FdmVyZXR0PC9BdXRob3I+PFllYXI+MjAxNzwvWWVhcj48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</w:fldData>
        </w:fldChar>
      </w:r>
      <w:r w:rsidR="00E24F3E">
        <w:instrText xml:space="preserve"> ADDIN EN.CITE.DATA </w:instrText>
      </w:r>
      <w:r w:rsidR="00E24F3E">
        <w:fldChar w:fldCharType="end"/>
      </w:r>
      <w:r w:rsidR="00E24F3E">
        <w:fldChar w:fldCharType="separate"/>
      </w:r>
      <w:r w:rsidR="00E24F3E" w:rsidRPr="00E24F3E">
        <w:rPr>
          <w:noProof/>
          <w:vertAlign w:val="superscript"/>
        </w:rPr>
        <w:t>13</w:t>
      </w:r>
      <w:r w:rsidR="00E24F3E">
        <w:fldChar w:fldCharType="end"/>
      </w:r>
      <w:r w:rsidR="00E24F3E">
        <w:t xml:space="preserve"> which is usually towed </w:t>
      </w:r>
      <w:r w:rsidR="00E24F3E" w:rsidRPr="00426F3A">
        <w:rPr>
          <w:i/>
        </w:rPr>
        <w:t>in situ</w:t>
      </w:r>
      <w:r w:rsidR="00E24F3E">
        <w:t xml:space="preserve"> and has an aperture that the zooplankton passes through and their size and number are counted via occlusion of a laser beam across the tunnel. The LOPC can be used to co</w:t>
      </w:r>
      <w:r w:rsidR="00B63544">
        <w:t>unt meso- and microzooplankton.</w:t>
      </w:r>
      <w:r w:rsidR="00D82EEC" w:rsidRPr="0001478C">
        <w:t xml:space="preserve"> </w:t>
      </w:r>
    </w:p>
    <w:p w14:paraId="00E3B113" w14:textId="624B076A" w:rsidR="000D7446" w:rsidRDefault="001642E1" w:rsidP="001642E1">
      <w:r>
        <w:t xml:space="preserve">Many zooplankton, especially the larger ones, </w:t>
      </w:r>
      <w:r w:rsidR="000D66AD">
        <w:t xml:space="preserve">can swim quickly and </w:t>
      </w:r>
      <w:r>
        <w:t>vertically migrate in the water</w:t>
      </w:r>
      <w:r w:rsidR="000D66AD">
        <w:t xml:space="preserve"> column</w:t>
      </w:r>
      <w:r>
        <w:t xml:space="preserve">, often </w:t>
      </w:r>
      <w:r w:rsidR="000D66AD">
        <w:t>swimmi</w:t>
      </w:r>
      <w:r>
        <w:t>ng from de</w:t>
      </w:r>
      <w:r w:rsidR="000D66AD">
        <w:t>e</w:t>
      </w:r>
      <w:r>
        <w:t>p</w:t>
      </w:r>
      <w:r w:rsidR="000D66AD">
        <w:t>er layers to the surface</w:t>
      </w:r>
      <w:r>
        <w:t xml:space="preserve"> at night. </w:t>
      </w:r>
      <w:r w:rsidR="005574E5">
        <w:t>Thus</w:t>
      </w:r>
      <w:r w:rsidR="000D66AD">
        <w:t xml:space="preserve"> several </w:t>
      </w:r>
      <w:r>
        <w:t>different net tow directions used to sample zooplankton: vertical, horizontal and oblique (includes double</w:t>
      </w:r>
      <w:r w:rsidR="000D66AD">
        <w:t xml:space="preserve"> oblique and stepped oblique). </w:t>
      </w:r>
      <w:r w:rsidR="00446E9D">
        <w:t xml:space="preserve">The tow direction </w:t>
      </w:r>
      <w:r>
        <w:t xml:space="preserve">used and the time of sampling has an important influence of the </w:t>
      </w:r>
      <w:r>
        <w:lastRenderedPageBreak/>
        <w:t>biomass of zooplankton collected. Vertical sampling can mitigate the effects of vertical migration if the entire water column is sampled which can be achieved in shallow coastal and shelf waters, but where the sampling locations are oceanic, vertical net drops are often stopped prior to the bottom, typically around 200 m off the cont</w:t>
      </w:r>
      <w:r w:rsidR="00B82ED4">
        <w:t>inental shelf</w:t>
      </w:r>
      <w:r w:rsidR="000D66AD">
        <w:t xml:space="preserve">, missing deeper </w:t>
      </w:r>
      <w:r>
        <w:t>zooplankton. Horizontal tows can be taken at the surface or at specific de</w:t>
      </w:r>
      <w:r w:rsidR="00B82ED4">
        <w:t>p</w:t>
      </w:r>
      <w:r>
        <w:t>ths and are often used to target a specific feature of the water column</w:t>
      </w:r>
      <w:r w:rsidR="000D66AD">
        <w:t xml:space="preserve"> and </w:t>
      </w:r>
      <w:r w:rsidR="007221DB">
        <w:t>to</w:t>
      </w:r>
      <w:r w:rsidR="000D66AD">
        <w:t xml:space="preserve"> understand vertical migration</w:t>
      </w:r>
      <w:r>
        <w:t xml:space="preserve">. </w:t>
      </w:r>
      <w:r w:rsidR="000D66AD">
        <w:t>Oblique tows are usually used for the faster and larger zooplankton to minimise net avoidance; these tows sample diagonally through the water column from a specified depth to the ocean surface.</w:t>
      </w:r>
      <w:r w:rsidR="00B82ED4">
        <w:t xml:space="preserve"> All three tow strategies </w:t>
      </w:r>
      <w:r w:rsidR="000D7446">
        <w:t xml:space="preserve">are represented in the database, with the day or night variable determined using the crepuscule function in the </w:t>
      </w:r>
      <w:proofErr w:type="spellStart"/>
      <w:r w:rsidR="000D7446">
        <w:t>maptools</w:t>
      </w:r>
      <w:proofErr w:type="spellEnd"/>
      <w:r w:rsidR="000D7446">
        <w:t xml:space="preserve"> package in R, based on the local time of the sample. The bathymetry depths provided in the dataset for each sample were taken from the ETOPO1 bathymetry and topography database hosted by NOAA using the </w:t>
      </w:r>
      <w:proofErr w:type="spellStart"/>
      <w:r w:rsidR="000D7446">
        <w:t>Marmap</w:t>
      </w:r>
      <w:proofErr w:type="spellEnd"/>
      <w:r w:rsidR="000D7446">
        <w:t xml:space="preserve"> package in R</w:t>
      </w:r>
      <w:r w:rsidR="00A8522E">
        <w:fldChar w:fldCharType="begin"/>
      </w:r>
      <w:r w:rsidR="00E67CA8">
        <w:instrText xml:space="preserve"> ADDIN EN.CITE &lt;EndNote&gt;&lt;Cite&gt;&lt;Author&gt;Pante&lt;/Author&gt;&lt;Year&gt;2013&lt;/Year&gt;&lt;RecNum&gt;1950&lt;/RecNum&gt;&lt;DisplayText&gt;&lt;style face="superscript"&gt;14&lt;/style&gt;&lt;/DisplayText&gt;&lt;record&gt;&lt;rec-number&gt;1950&lt;/rec-number&gt;&lt;foreign-keys&gt;&lt;key app="EN" db-id="dtzr5pa2kvx9p5e2998x9rap5t09s999sztd" timestamp="1544485558"&gt;1950&lt;/key&gt;&lt;/foreign-keys&gt;&lt;ref-type name="Journal Article"&gt;17&lt;/ref-type&gt;&lt;contributors&gt;&lt;authors&gt;&lt;author&gt;Pante, E.&lt;/author&gt;&lt;author&gt;Simon-Bouhet, B.&lt;/author&gt;&lt;/authors&gt;&lt;/contributors&gt;&lt;titles&gt;&lt;title&gt;marmap: A Package for Importing, Plotting and Analyzing Bathymetric and Topographic Data in R&lt;/title&gt;&lt;secondary-title&gt;Plos One&lt;/secondary-title&gt;&lt;/titles&gt;&lt;periodical&gt;&lt;full-title&gt;PLoS ONE&lt;/full-title&gt;&lt;/periodical&gt;&lt;volume&gt;8&lt;/volume&gt;&lt;number&gt;9&lt;/number&gt;&lt;dates&gt;&lt;year&gt;2013&lt;/year&gt;&lt;pub-dates&gt;&lt;date&gt;Sep&lt;/date&gt;&lt;/pub-dates&gt;&lt;/dates&gt;&lt;isbn&gt;1932-6203&lt;/isbn&gt;&lt;accession-num&gt;WOS:000324338200034&lt;/accession-num&gt;&lt;urls&gt;&lt;related-urls&gt;&lt;url&gt;&amp;lt;Go to ISI&amp;gt;://WOS:000324338200034&lt;/url&gt;&lt;/related-urls&gt;&lt;/urls&gt;&lt;custom7&gt;e73051&lt;/custom7&gt;&lt;electronic-resource-num&gt;10.1371/journal.pone.0073051&lt;/electronic-resource-num&gt;&lt;/record&gt;&lt;/Cite&gt;&lt;/EndNote&gt;</w:instrText>
      </w:r>
      <w:r w:rsidR="00A8522E">
        <w:fldChar w:fldCharType="separate"/>
      </w:r>
      <w:r w:rsidR="00E67CA8" w:rsidRPr="00E67CA8">
        <w:rPr>
          <w:noProof/>
          <w:vertAlign w:val="superscript"/>
        </w:rPr>
        <w:t>14</w:t>
      </w:r>
      <w:r w:rsidR="00A8522E">
        <w:fldChar w:fldCharType="end"/>
      </w:r>
      <w:r w:rsidR="000D7446">
        <w:t xml:space="preserve">. </w:t>
      </w:r>
    </w:p>
    <w:p w14:paraId="6820E42D" w14:textId="2A06E622" w:rsidR="00413746" w:rsidRDefault="00413746" w:rsidP="001642E1">
      <w:r>
        <w:t>The size of zooplankton targeted in net tows, whether meso- or microzooplankton, is dependent upon the mesh size used, the diameter of the net, and how the net is towed, whether vertically, horizontally, or obliquely</w:t>
      </w:r>
      <w:r w:rsidR="00E67CA8">
        <w:fldChar w:fldCharType="begin"/>
      </w:r>
      <w:r w:rsidR="00E67CA8">
        <w:instrText xml:space="preserve"> ADDIN EN.CITE &lt;EndNote&gt;&lt;Cite&gt;&lt;Author&gt;Wiebe&lt;/Author&gt;&lt;Year&gt;2003&lt;/Year&gt;&lt;RecNum&gt;1966&lt;/RecNum&gt;&lt;DisplayText&gt;&lt;style face="superscript"&gt;15&lt;/style&gt;&lt;/DisplayText&gt;&lt;record&gt;&lt;rec-number&gt;1966&lt;/rec-number&gt;&lt;foreign-keys&gt;&lt;key app="EN" db-id="dtzr5pa2kvx9p5e2998x9rap5t09s999sztd" timestamp="1544511998"&gt;1966&lt;/key&gt;&lt;/foreign-keys&gt;&lt;ref-type name="Journal Article"&gt;17&lt;/ref-type&gt;&lt;contributors&gt;&lt;authors&gt;&lt;author&gt;Wiebe, Peter H.&lt;/author&gt;&lt;author&gt;Benfield, Mark C.&lt;/author&gt;&lt;/authors&gt;&lt;/contributors&gt;&lt;titles&gt;&lt;title&gt;From the Hensen net toward four-dimensional biological oceanography&lt;/title&gt;&lt;secondary-title&gt;Progress in Oceanography&lt;/secondary-title&gt;&lt;/titles&gt;&lt;periodical&gt;&lt;full-title&gt;Progress in Oceanography&lt;/full-title&gt;&lt;abbr-1&gt;Prog. Oceanogr.&lt;/abbr-1&gt;&lt;abbr-2&gt;0079-6611&lt;/abbr-2&gt;&lt;/periodical&gt;&lt;pages&gt;7-136&lt;/pages&gt;&lt;volume&gt;56&lt;/volume&gt;&lt;number&gt;1&lt;/number&gt;&lt;dates&gt;&lt;year&gt;2003&lt;/year&gt;&lt;pub-dates&gt;&lt;date&gt;2003&lt;/date&gt;&lt;/pub-dates&gt;&lt;/dates&gt;&lt;isbn&gt;0079-6611&lt;/isbn&gt;&lt;accession-num&gt;ZOOREC:ZOOR13900051752&lt;/accession-num&gt;&lt;urls&gt;&lt;related-urls&gt;&lt;url&gt;&amp;lt;Go to ISI&amp;gt;://ZOOREC:ZOOR13900051752&lt;/url&gt;&lt;/related-urls&gt;&lt;/urls&gt;&lt;electronic-resource-num&gt;10.1016/s0079-6611(02)00140-4&lt;/electronic-resource-num&gt;&lt;/record&gt;&lt;/Cite&gt;&lt;/EndNote&gt;</w:instrText>
      </w:r>
      <w:r w:rsidR="00E67CA8">
        <w:fldChar w:fldCharType="separate"/>
      </w:r>
      <w:r w:rsidR="00E67CA8" w:rsidRPr="00E67CA8">
        <w:rPr>
          <w:noProof/>
          <w:vertAlign w:val="superscript"/>
        </w:rPr>
        <w:t>15</w:t>
      </w:r>
      <w:r w:rsidR="00E67CA8">
        <w:fldChar w:fldCharType="end"/>
      </w:r>
      <w:r>
        <w:t xml:space="preserve">. Finer-mesh nets generally collect more zooplankton and thus estimate higher biomass, because smaller species and more </w:t>
      </w:r>
      <w:proofErr w:type="spellStart"/>
      <w:r>
        <w:t>lifestages</w:t>
      </w:r>
      <w:proofErr w:type="spellEnd"/>
      <w:r>
        <w:t xml:space="preserve"> are captured. However, finer-mesh nets (e.g. 100 </w:t>
      </w:r>
      <w:r>
        <w:rPr>
          <w:rFonts w:cstheme="minorHAnsi"/>
        </w:rPr>
        <w:t>µ</w:t>
      </w:r>
      <w:r>
        <w:t xml:space="preserve">m) can only be towed for short distances and at slow speeds due to clogging, often have a smaller net diameter than coarser-mesh nets, are usually towed vertically rather than obliquely, and sample a small volume of water. These smaller water volumes are appropriate for sampling small zooplankton such as copepods, but not ideal for sampling larger zooplankton, which are rarer in the water column. Coarser-mesh (e.g. 500 </w:t>
      </w:r>
      <w:r>
        <w:rPr>
          <w:rFonts w:cstheme="minorHAnsi"/>
        </w:rPr>
        <w:t>µ</w:t>
      </w:r>
      <w:r>
        <w:t xml:space="preserve">m) with larger diameter nets can be towed faster and at an oblique angle to capture larger, more-motile zooplankton such as euphausiids and amphipods, but miss the smaller </w:t>
      </w:r>
      <w:r w:rsidR="006F1E07" w:rsidRPr="006F1E07">
        <w:t>zooplankton</w:t>
      </w:r>
      <w:r w:rsidR="00A8522E" w:rsidRPr="006F1E07">
        <w:fldChar w:fldCharType="begin">
          <w:fldData xml:space="preserve">PEVuZE5vdGU+PENpdGU+PEF1dGhvcj5IZXJucm90aDwvQXV0aG9yPjxZZWFyPjE5ODc8L1llYXI+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</w:fldData>
        </w:fldChar>
      </w:r>
      <w:r w:rsidR="00E24F3E">
        <w:instrText xml:space="preserve"> ADDIN EN.CITE </w:instrText>
      </w:r>
      <w:r w:rsidR="00E24F3E">
        <w:fldChar w:fldCharType="begin">
          <w:fldData xml:space="preserve">PEVuZE5vdGU+PENpdGU+PEF1dGhvcj5IZXJucm90aDwvQXV0aG9yPjxZZWFyPjE5ODc8L1llYXI+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</w:fldData>
        </w:fldChar>
      </w:r>
      <w:r w:rsidR="00E24F3E">
        <w:instrText xml:space="preserve"> ADDIN EN.CITE.DATA </w:instrText>
      </w:r>
      <w:r w:rsidR="00E24F3E">
        <w:fldChar w:fldCharType="end"/>
      </w:r>
      <w:r w:rsidR="00A8522E" w:rsidRPr="006F1E07">
        <w:fldChar w:fldCharType="separate"/>
      </w:r>
      <w:r w:rsidR="00E24F3E" w:rsidRPr="00E24F3E">
        <w:rPr>
          <w:noProof/>
          <w:vertAlign w:val="superscript"/>
        </w:rPr>
        <w:t>16-19</w:t>
      </w:r>
      <w:r w:rsidR="00A8522E" w:rsidRPr="006F1E07">
        <w:fldChar w:fldCharType="end"/>
      </w:r>
      <w:r w:rsidR="00B82ED4" w:rsidRPr="006F1E07">
        <w:t xml:space="preserve">. </w:t>
      </w:r>
      <w:r>
        <w:t>These coarser mesh nets are often towed obliquely to capture these larger, more motile species. They are often towed deeper as well, as these large zooplankton are the largest vertical migrators, generally swimming to the surface at night to feed and diving deeper during the day.</w:t>
      </w:r>
    </w:p>
    <w:p w14:paraId="4202D3DC" w14:textId="0B70060B" w:rsidR="001642E1" w:rsidRPr="003A763D" w:rsidRDefault="00413746" w:rsidP="001642E1">
      <w:r>
        <w:t xml:space="preserve">Net mesh sizes in the datasets in the database include 100, 200, 330, 500 </w:t>
      </w:r>
      <w:r>
        <w:rPr>
          <w:rFonts w:cstheme="minorHAnsi"/>
        </w:rPr>
        <w:t>µ</w:t>
      </w:r>
      <w:r>
        <w:t xml:space="preserve">m mesh, and old-fashioned measures such as 25 meshes per cm, 62 mesh per sq. inch, 40 threads per inch. Such old examples require detective work to translate to modern values </w:t>
      </w:r>
      <w:r w:rsidR="00446E9D">
        <w:t>(</w:t>
      </w:r>
      <w:r>
        <w:t xml:space="preserve">e.g. “Discovery” mesh 74 meshes per linear inch silk = silk no 6 = 239 </w:t>
      </w:r>
      <w:r>
        <w:rPr>
          <w:rFonts w:cstheme="minorHAnsi"/>
        </w:rPr>
        <w:t>µ</w:t>
      </w:r>
      <w:r>
        <w:t>m mesh</w:t>
      </w:r>
      <w:r w:rsidR="00446E9D">
        <w:t>)</w:t>
      </w:r>
      <w:r>
        <w:t>. This information is provided where possible. Net types and dimensions can also vary considerably between project datasets, some can open and close to target particular depths (e.g. MOCNESS), vertical nets (e.g. ring nets) can be deployed free-fall (sampling going down) or bottom-up (sampling going up) with or without closing mechanisms, while oblique and horizontal nets (e.g. Bongo and WP2) are towed at a range of speeds. The various sampling gear used and measurement methods imply that care should be taken when comparing biomass values directly across projects</w:t>
      </w:r>
      <w:r w:rsidR="001642E1">
        <w:t xml:space="preserve">. </w:t>
      </w:r>
    </w:p>
    <w:p w14:paraId="1C24A16C" w14:textId="6B870E20" w:rsidR="001642E1" w:rsidRPr="00FF3A3C" w:rsidRDefault="003E7E85" w:rsidP="001642E1">
      <w:r>
        <w:t xml:space="preserve">Zooplankton information in the database has also been collected with the </w:t>
      </w:r>
      <w:proofErr w:type="spellStart"/>
      <w:r>
        <w:t>the</w:t>
      </w:r>
      <w:proofErr w:type="spellEnd"/>
      <w:r>
        <w:t xml:space="preserve"> CPR. </w:t>
      </w:r>
      <w:r w:rsidRPr="003E668E">
        <w:t>The CPR is towed by “ships of opportunity” at speeds of 15–20 knots and a</w:t>
      </w:r>
      <w:r>
        <w:t xml:space="preserve">t ~10 m depth for about 450 nautical miles. </w:t>
      </w:r>
      <w:r w:rsidRPr="003E668E">
        <w:t>Water enters the recorder through a square aperture of 1.62 cm</w:t>
      </w:r>
      <w:r w:rsidRPr="00B16899">
        <w:rPr>
          <w:vertAlign w:val="superscript"/>
        </w:rPr>
        <w:t>2</w:t>
      </w:r>
      <w:r w:rsidRPr="003E668E">
        <w:t xml:space="preserve">, and is filtered through a continuously moving band of silk with an average mesh size of 270 </w:t>
      </w:r>
      <w:proofErr w:type="spellStart"/>
      <w:r w:rsidRPr="003E668E">
        <w:t>μm</w:t>
      </w:r>
      <w:proofErr w:type="spellEnd"/>
      <w:r w:rsidRPr="003E668E">
        <w:t>. The plankton are covered by a second band of silk, and this double band is wound into a storage tank containing formalin. When returned to the laboratory for processing, the roll of silk is unwound and div</w:t>
      </w:r>
      <w:r>
        <w:t>ided in sections representing 5 nautical miles of tow, equivalent to about 1.5 m</w:t>
      </w:r>
      <w:r w:rsidRPr="00B16899">
        <w:rPr>
          <w:vertAlign w:val="superscript"/>
        </w:rPr>
        <w:t>3</w:t>
      </w:r>
      <w:r w:rsidRPr="003E668E">
        <w:t> of filtered seawater. Methods of counting and processing data are describe</w:t>
      </w:r>
      <w:r>
        <w:t>d by Richardson et al.</w:t>
      </w:r>
      <w:r>
        <w:fldChar w:fldCharType="begin"/>
      </w:r>
      <w:r>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fldChar w:fldCharType="separate"/>
      </w:r>
      <w:r w:rsidRPr="003E7E85">
        <w:rPr>
          <w:noProof/>
          <w:vertAlign w:val="superscript"/>
        </w:rPr>
        <w:t>12</w:t>
      </w:r>
      <w:r>
        <w:fldChar w:fldCharType="end"/>
      </w:r>
      <w:r w:rsidR="001642E1">
        <w:t xml:space="preserve">. </w:t>
      </w:r>
      <w:commentRangeStart w:id="10"/>
      <w:r w:rsidR="00790726">
        <w:t>T</w:t>
      </w:r>
      <w:r w:rsidR="00790726" w:rsidRPr="003E668E">
        <w:t>he CPR underestimate</w:t>
      </w:r>
      <w:r w:rsidR="00790726">
        <w:t>s</w:t>
      </w:r>
      <w:r w:rsidR="00790726" w:rsidRPr="003E668E">
        <w:t xml:space="preserve"> zooplankton abundance</w:t>
      </w:r>
      <w:r w:rsidR="00790726">
        <w:t xml:space="preserve"> and biomass </w:t>
      </w:r>
      <w:r w:rsidR="00790726" w:rsidRPr="003E668E">
        <w:t>compared with other data sets</w:t>
      </w:r>
      <w:r w:rsidR="00790726">
        <w:fldChar w:fldCharType="begin">
          <w:fldData xml:space="preserve">PEVuZE5vdGU+PENpdGU+PEF1dGhvcj5DbGFyazwvQXV0aG9yPjxZZWFyPjIwMDE8L1llYXI+PFJl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</w:fldData>
        </w:fldChar>
      </w:r>
      <w:r w:rsidR="00790726">
        <w:instrText xml:space="preserve"> ADDIN EN.CITE </w:instrText>
      </w:r>
      <w:r w:rsidR="00790726">
        <w:fldChar w:fldCharType="begin">
          <w:fldData xml:space="preserve">PEVuZE5vdGU+PENpdGU+PEF1dGhvcj5DbGFyazwvQXV0aG9yPjxZZWFyPjIwMDE8L1llYXI+PFJl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</w:fldData>
        </w:fldChar>
      </w:r>
      <w:r w:rsidR="00790726">
        <w:instrText xml:space="preserve"> ADDIN EN.CITE.DATA </w:instrText>
      </w:r>
      <w:r w:rsidR="00790726">
        <w:fldChar w:fldCharType="end"/>
      </w:r>
      <w:r w:rsidR="00790726">
        <w:fldChar w:fldCharType="separate"/>
      </w:r>
      <w:r w:rsidR="00790726" w:rsidRPr="003E7E85">
        <w:rPr>
          <w:noProof/>
          <w:vertAlign w:val="superscript"/>
        </w:rPr>
        <w:t>12,20,21</w:t>
      </w:r>
      <w:r w:rsidR="00790726">
        <w:fldChar w:fldCharType="end"/>
      </w:r>
      <w:commentRangeEnd w:id="10"/>
      <w:r w:rsidR="00790726">
        <w:rPr>
          <w:rStyle w:val="CommentReference"/>
        </w:rPr>
        <w:commentReference w:id="10"/>
      </w:r>
      <w:r w:rsidR="00790726">
        <w:t xml:space="preserve"> . </w:t>
      </w:r>
      <w:r>
        <w:t>T</w:t>
      </w:r>
      <w:r w:rsidR="007221DB">
        <w:t>he CPR</w:t>
      </w:r>
      <w:r w:rsidRPr="00590459">
        <w:t xml:space="preserve"> data </w:t>
      </w:r>
      <w:r w:rsidR="007221DB">
        <w:t xml:space="preserve">included in this dataset </w:t>
      </w:r>
      <w:r w:rsidRPr="00590459">
        <w:t xml:space="preserve">can </w:t>
      </w:r>
      <w:r w:rsidR="007221DB">
        <w:t xml:space="preserve">therefore </w:t>
      </w:r>
      <w:r w:rsidRPr="00590459">
        <w:t xml:space="preserve">be used by themselves as they are internally consistent, and </w:t>
      </w:r>
      <w:r>
        <w:t>m</w:t>
      </w:r>
      <w:r w:rsidRPr="003E668E">
        <w:t xml:space="preserve">ost </w:t>
      </w:r>
      <w:r w:rsidRPr="003E668E">
        <w:lastRenderedPageBreak/>
        <w:t xml:space="preserve">analyses to date have used CPR data to provide relative indices of abundance. </w:t>
      </w:r>
      <w:r>
        <w:t xml:space="preserve">To estimate biomass, </w:t>
      </w:r>
      <w:proofErr w:type="spellStart"/>
      <w:r w:rsidRPr="00540AE3">
        <w:t>P</w:t>
      </w:r>
      <w:r>
        <w:t>itois</w:t>
      </w:r>
      <w:proofErr w:type="spellEnd"/>
      <w:r>
        <w:t xml:space="preserve"> &amp;</w:t>
      </w:r>
      <w:r w:rsidR="00A8522E">
        <w:t>Fox</w:t>
      </w:r>
      <w:r w:rsidR="00353051">
        <w:fldChar w:fldCharType="begin"/>
      </w:r>
      <w:r>
        <w:instrText xml:space="preserve"> ADDIN EN.CITE &lt;EndNote&gt;&lt;Cite&gt;&lt;Author&gt;Pitois&lt;/Author&gt;&lt;Year&gt;2006&lt;/Year&gt;&lt;RecNum&gt;1952&lt;/RecNum&gt;&lt;DisplayText&gt;&lt;style face="superscript"&gt;22&lt;/style&gt;&lt;/DisplayText&gt;&lt;record&gt;&lt;rec-number&gt;1952&lt;/rec-number&gt;&lt;foreign-keys&gt;&lt;key app="EN" db-id="dtzr5pa2kvx9p5e2998x9rap5t09s999sztd" timestamp="1544485558"&gt;1952&lt;/key&gt;&lt;/foreign-keys&gt;&lt;ref-type name="Journal Article"&gt;17&lt;/ref-type&gt;&lt;contributors&gt;&lt;authors&gt;&lt;author&gt;Pitois, S. G.&lt;/author&gt;&lt;author&gt;Fox, C. J.&lt;/author&gt;&lt;/authors&gt;&lt;/contributors&gt;&lt;titles&gt;&lt;title&gt;Long-term changes in zooplankton biomass concentration and mean size over the Northwest European shelf inferred from Continuous Plankton Recorder data&lt;/title&gt;&lt;secondary-title&gt;Ices Journal of Marine Science&lt;/secondary-title&gt;&lt;/titles&gt;&lt;periodical&gt;&lt;full-title&gt;ICES Journal of Marine Science&lt;/full-title&gt;&lt;abbr-1&gt;ICES J. Mar. Sci.&lt;/abbr-1&gt;&lt;abbr-2&gt;1054-3139&lt;/abbr-2&gt;&lt;/periodical&gt;&lt;pages&gt;785-798&lt;/pages&gt;&lt;volume&gt;63&lt;/volume&gt;&lt;number&gt;5&lt;/number&gt;&lt;dates&gt;&lt;year&gt;2006&lt;/year&gt;&lt;pub-dates&gt;&lt;date&gt;Jun&lt;/date&gt;&lt;/pub-dates&gt;&lt;/dates&gt;&lt;isbn&gt;1054-3139&lt;/isbn&gt;&lt;accession-num&gt;WOS:000238483300002&lt;/accession-num&gt;&lt;urls&gt;&lt;related-urls&gt;&lt;url&gt;&amp;lt;Go to ISI&amp;gt;://WOS:000238483300002&lt;/url&gt;&lt;/related-urls&gt;&lt;/urls&gt;&lt;electronic-resource-num&gt;10.1016/j.iccsjms.2006.03.009&lt;/electronic-resource-num&gt;&lt;/record&gt;&lt;/Cite&gt;&lt;/EndNote&gt;</w:instrText>
      </w:r>
      <w:r w:rsidR="00353051">
        <w:fldChar w:fldCharType="separate"/>
      </w:r>
      <w:r w:rsidRPr="003E7E85">
        <w:rPr>
          <w:noProof/>
          <w:vertAlign w:val="superscript"/>
        </w:rPr>
        <w:t>22</w:t>
      </w:r>
      <w:r w:rsidR="00353051">
        <w:fldChar w:fldCharType="end"/>
      </w:r>
      <w:r w:rsidR="001642E1">
        <w:t xml:space="preserve"> </w:t>
      </w:r>
      <w:r w:rsidRPr="0026103D">
        <w:t xml:space="preserve">standardised </w:t>
      </w:r>
      <w:r>
        <w:t>CPR data using</w:t>
      </w:r>
      <w:r w:rsidRPr="003E668E">
        <w:t xml:space="preserve"> previously published species-specific correction factors derived from comparisons of catches made with WP-2 ring-nets and the CPR</w:t>
      </w:r>
      <w:r w:rsidR="005574E5">
        <w:t xml:space="preserve"> </w:t>
      </w:r>
      <w:r w:rsidR="005574E5" w:rsidRPr="0026103D">
        <w:t xml:space="preserve">to make them </w:t>
      </w:r>
      <w:r w:rsidR="005574E5">
        <w:t xml:space="preserve">more </w:t>
      </w:r>
      <w:r w:rsidR="005574E5" w:rsidRPr="0026103D">
        <w:t>comparable to net samples</w:t>
      </w:r>
      <w:r>
        <w:t xml:space="preserve">. This </w:t>
      </w:r>
      <w:r w:rsidRPr="00AC0A14">
        <w:t>Correction factor (mean WP-2/CPR ratio</w:t>
      </w:r>
      <w:r>
        <w:t xml:space="preserve"> for each species</w:t>
      </w:r>
      <w:r w:rsidRPr="00AC0A14">
        <w:t>) </w:t>
      </w:r>
      <w:r>
        <w:t xml:space="preserve">was applied to the dry weights of individuals. </w:t>
      </w:r>
      <w:r w:rsidRPr="00AC0A14">
        <w:t>Correction factors were calculated from compara</w:t>
      </w:r>
      <w:r>
        <w:t>tive studies in the North</w:t>
      </w:r>
      <w:r w:rsidR="001642E1">
        <w:t xml:space="preserve"> Sea</w:t>
      </w:r>
      <w:r w:rsidR="00A8522E" w:rsidRPr="006F1E07">
        <w:fldChar w:fldCharType="begin"/>
      </w:r>
      <w:r>
        <w:instrText xml:space="preserve"> ADDIN EN.CITE &lt;EndNote&gt;&lt;Cite&gt;&lt;Author&gt;Clark&lt;/Author&gt;&lt;Year&gt;2001&lt;/Year&gt;&lt;RecNum&gt;122&lt;/RecNum&gt;&lt;DisplayText&gt;&lt;style face="superscript"&gt;20&lt;/style&gt;&lt;/DisplayText&gt;&lt;record&gt;&lt;rec-number&gt;122&lt;/rec-number&gt;&lt;foreign-keys&gt;&lt;key app="EN" db-id="dtzr5pa2kvx9p5e2998x9rap5t09s999sztd" timestamp="0"&gt;122&lt;/key&gt;&lt;/foreign-keys&gt;&lt;ref-type name="Journal Article"&gt;17&lt;/ref-type&gt;&lt;contributors&gt;&lt;authors&gt;&lt;author&gt;Clark, R. A.&lt;/author&gt;&lt;author&gt;Frid, C. L. J.&lt;/author&gt;&lt;author&gt;Batten, S.&lt;/author&gt;&lt;/authors&gt;&lt;/contributors&gt;&lt;titles&gt;&lt;title&gt;A critical comparison of two long-term zooplankton time series from the central-west North Sea&lt;/title&gt;&lt;secondary-title&gt;Journal of Plankton Research&lt;/secondary-title&gt;&lt;/titles&gt;&lt;periodical&gt;&lt;full-title&gt;Journal of Plankton Research&lt;/full-title&gt;&lt;abbr-1&gt;J. Plankton Res.&lt;/abbr-1&gt;&lt;abbr-2&gt;0142-7873&lt;/abbr-2&gt;&lt;/periodical&gt;&lt;pages&gt;27-39&lt;/pages&gt;&lt;volume&gt;23&lt;/volume&gt;&lt;number&gt;1&lt;/number&gt;&lt;keywords&gt;&lt;keyword&gt;cpr&lt;/keyword&gt;&lt;keyword&gt;Continuous Plankton Recorder&lt;/keyword&gt;&lt;/keywords&gt;&lt;dates&gt;&lt;year&gt;2001&lt;/year&gt;&lt;/dates&gt;&lt;accession-num&gt;WOS:000167155300004&lt;/accession-num&gt;&lt;urls&gt;&lt;related-urls&gt;&lt;url&gt;&amp;lt;Go to ISI&amp;gt;://WOS:000167155300004&lt;/url&gt;&lt;/related-urls&gt;&lt;/urls&gt;&lt;custom3&gt; AR&lt;/custom3&gt;&lt;access-date&gt;2008 July&lt;/access-date&gt;&lt;/record&gt;&lt;/Cite&gt;&lt;/EndNote&gt;</w:instrText>
      </w:r>
      <w:r w:rsidR="00A8522E" w:rsidRPr="006F1E07">
        <w:fldChar w:fldCharType="separate"/>
      </w:r>
      <w:r w:rsidRPr="003E7E85">
        <w:rPr>
          <w:noProof/>
          <w:vertAlign w:val="superscript"/>
        </w:rPr>
        <w:t>20</w:t>
      </w:r>
      <w:r w:rsidR="00A8522E" w:rsidRPr="006F1E07">
        <w:fldChar w:fldCharType="end"/>
      </w:r>
      <w:r w:rsidR="001642E1" w:rsidRPr="006F1E07">
        <w:t xml:space="preserve"> and English Channel</w:t>
      </w:r>
      <w:r w:rsidR="00A8522E" w:rsidRPr="006F1E07">
        <w:fldChar w:fldCharType="begin"/>
      </w:r>
      <w:r>
        <w:instrText xml:space="preserve"> ADDIN EN.CITE &lt;EndNote&gt;&lt;Cite&gt;&lt;Author&gt;John&lt;/Author&gt;&lt;Year&gt;2001&lt;/Year&gt;&lt;RecNum&gt;135&lt;/RecNum&gt;&lt;DisplayText&gt;&lt;style face="superscript"&gt;21&lt;/style&gt;&lt;/DisplayText&gt;&lt;record&gt;&lt;rec-number&gt;135&lt;/rec-number&gt;&lt;foreign-keys&gt;&lt;key app="EN" db-id="dtzr5pa2kvx9p5e2998x9rap5t09s999sztd" timestamp="0"&gt;135&lt;/key&gt;&lt;/foreign-keys&gt;&lt;ref-type name="Journal Article"&gt;17&lt;/ref-type&gt;&lt;contributors&gt;&lt;authors&gt;&lt;author&gt;John, E. H.&lt;/author&gt;&lt;author&gt;Batten, S. D.&lt;/author&gt;&lt;author&gt;Harris, R. P.&lt;/author&gt;&lt;author&gt;Hays, G. C.&lt;/author&gt;&lt;/authors&gt;&lt;/contributors&gt;&lt;titles&gt;&lt;title&gt;Comparison between zooplankton data collected by the Continuous Plankton Recorder survey in the English Channel and by WP-2 nets at station L4, Plymouth (UK)&lt;/title&gt;&lt;secondary-title&gt;Journal of Sea Research&lt;/secondary-title&gt;&lt;/titles&gt;&lt;periodical&gt;&lt;full-title&gt;Journal of Sea Research&lt;/full-title&gt;&lt;/periodical&gt;&lt;pages&gt;223-232&lt;/pages&gt;&lt;volume&gt;46&lt;/volume&gt;&lt;number&gt;3-4&lt;/number&gt;&lt;keywords&gt;&lt;keyword&gt;Zooplankton&lt;/keyword&gt;&lt;keyword&gt;copepod&lt;/keyword&gt;&lt;keyword&gt;continuous Plankton Recorder&lt;/keyword&gt;&lt;keyword&gt;cpr&lt;/keyword&gt;&lt;keyword&gt;wp-2 ring net&lt;/keyword&gt;&lt;keyword&gt;english channel&lt;/keyword&gt;&lt;/keywords&gt;&lt;dates&gt;&lt;year&gt;2001&lt;/year&gt;&lt;/dates&gt;&lt;accession-num&gt;WOS:000173326700004&lt;/accession-num&gt;&lt;urls&gt;&lt;related-urls&gt;&lt;url&gt;&amp;lt;Go to ISI&amp;gt;://WOS:000173326700004&lt;/url&gt;&lt;/related-urls&gt;&lt;/urls&gt;&lt;custom3&gt; AR&lt;/custom3&gt;&lt;access-date&gt;2008 July&lt;/access-date&gt;&lt;/record&gt;&lt;/Cite&gt;&lt;/EndNote&gt;</w:instrText>
      </w:r>
      <w:r w:rsidR="00A8522E" w:rsidRPr="006F1E07">
        <w:fldChar w:fldCharType="separate"/>
      </w:r>
      <w:r w:rsidRPr="003E7E85">
        <w:rPr>
          <w:noProof/>
          <w:vertAlign w:val="superscript"/>
        </w:rPr>
        <w:t>21</w:t>
      </w:r>
      <w:r w:rsidR="00A8522E" w:rsidRPr="006F1E07">
        <w:fldChar w:fldCharType="end"/>
      </w:r>
      <w:r w:rsidR="001642E1" w:rsidRPr="006F1E07">
        <w:t>.</w:t>
      </w:r>
      <w:r w:rsidRPr="003E7E85">
        <w:t xml:space="preserve"> </w:t>
      </w:r>
      <w:r>
        <w:t>This approach has many assumptions and using the CPR data as an internally consistent dataset is usually best</w:t>
      </w:r>
      <w:r>
        <w:fldChar w:fldCharType="begin"/>
      </w:r>
      <w:r>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fldChar w:fldCharType="separate"/>
      </w:r>
      <w:r w:rsidRPr="003E7E85">
        <w:rPr>
          <w:noProof/>
          <w:vertAlign w:val="superscript"/>
        </w:rPr>
        <w:t>12</w:t>
      </w:r>
      <w:r>
        <w:fldChar w:fldCharType="end"/>
      </w:r>
      <w:r>
        <w:t>.</w:t>
      </w:r>
    </w:p>
    <w:p w14:paraId="4451791D" w14:textId="77777777" w:rsidR="001642E1" w:rsidRDefault="001642E1" w:rsidP="001642E1">
      <w:pPr>
        <w:pStyle w:val="Heading4"/>
      </w:pPr>
      <w:commentRangeStart w:id="11"/>
      <w:r>
        <w:t>LOPC</w:t>
      </w:r>
      <w:commentRangeEnd w:id="11"/>
      <w:r>
        <w:rPr>
          <w:rStyle w:val="CommentReference"/>
          <w:rFonts w:asciiTheme="minorHAnsi" w:eastAsiaTheme="minorHAnsi" w:hAnsiTheme="minorHAnsi" w:cstheme="minorBidi"/>
          <w:i w:val="0"/>
          <w:iCs w:val="0"/>
          <w:color w:val="auto"/>
        </w:rPr>
        <w:commentReference w:id="11"/>
      </w:r>
      <w:r>
        <w:t xml:space="preserve"> </w:t>
      </w:r>
    </w:p>
    <w:p w14:paraId="504CBEBF" w14:textId="77777777" w:rsidR="003E7E85" w:rsidRPr="006F1E07" w:rsidRDefault="001642E1" w:rsidP="003E7E85">
      <w:pPr>
        <w:rPr>
          <w:i/>
          <w:shd w:val="clear" w:color="auto" w:fill="FCFCFC"/>
        </w:rPr>
      </w:pPr>
      <w:r w:rsidRPr="00DD2687">
        <w:rPr>
          <w:rFonts w:ascii="Calibri" w:eastAsia="Times New Roman" w:hAnsi="Calibri" w:cs="Times New Roman"/>
          <w:color w:val="000000"/>
          <w:highlight w:val="lightGray"/>
          <w:lang w:eastAsia="en-AU"/>
        </w:rPr>
        <w:t xml:space="preserve">In more recent times image analysis and Optical Plankton Counters (OPC) have been used to estimate zooplankton biomass. Several methods are used: the first </w:t>
      </w:r>
      <w:r w:rsidRPr="00DD2687">
        <w:rPr>
          <w:rFonts w:ascii="Calibri" w:eastAsia="Times New Roman" w:hAnsi="Calibri" w:cs="Times New Roman"/>
          <w:i/>
          <w:color w:val="000000"/>
          <w:highlight w:val="lightGray"/>
          <w:lang w:eastAsia="en-AU"/>
        </w:rPr>
        <w:t xml:space="preserve">assuming a geometric volume approximation, to convert the generated volume to biomass using different conversion factors from the literature </w:t>
      </w:r>
      <w:r w:rsidR="00A8522E">
        <w:rPr>
          <w:rFonts w:ascii="Calibri" w:eastAsia="Times New Roman" w:hAnsi="Calibri" w:cs="Times New Roman"/>
          <w:i/>
          <w:color w:val="000000"/>
          <w:highlight w:val="lightGray"/>
          <w:lang w:eastAsia="en-AU"/>
        </w:rPr>
        <w:fldChar w:fldCharType="begin">
          <w:fldData xml:space="preserve">PEVuZE5vdGU+PENpdGU+PEF1dGhvcj5CaWxsb25lczwvQXV0aG9yPjxZZWFyPjE5OTk8L1llYXI+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</w:fldData>
        </w:fldChar>
      </w:r>
      <w:r w:rsidR="003E7E85">
        <w:rPr>
          <w:rFonts w:ascii="Calibri" w:eastAsia="Times New Roman" w:hAnsi="Calibri" w:cs="Times New Roman"/>
          <w:i/>
          <w:color w:val="000000"/>
          <w:highlight w:val="lightGray"/>
          <w:lang w:eastAsia="en-AU"/>
        </w:rPr>
        <w:instrText xml:space="preserve"> ADDIN EN.CITE </w:instrText>
      </w:r>
      <w:r w:rsidR="003E7E85">
        <w:rPr>
          <w:rFonts w:ascii="Calibri" w:eastAsia="Times New Roman" w:hAnsi="Calibri" w:cs="Times New Roman"/>
          <w:i/>
          <w:color w:val="000000"/>
          <w:highlight w:val="lightGray"/>
          <w:lang w:eastAsia="en-AU"/>
        </w:rPr>
        <w:fldChar w:fldCharType="begin">
          <w:fldData xml:space="preserve">PEVuZE5vdGU+PENpdGU+PEF1dGhvcj5CaWxsb25lczwvQXV0aG9yPjxZZWFyPjE5OTk8L1llYXI+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</w:fldData>
        </w:fldChar>
      </w:r>
      <w:r w:rsidR="003E7E85">
        <w:rPr>
          <w:rFonts w:ascii="Calibri" w:eastAsia="Times New Roman" w:hAnsi="Calibri" w:cs="Times New Roman"/>
          <w:i/>
          <w:color w:val="000000"/>
          <w:highlight w:val="lightGray"/>
          <w:lang w:eastAsia="en-AU"/>
        </w:rPr>
        <w:instrText xml:space="preserve"> ADDIN EN.CITE.DATA </w:instrText>
      </w:r>
      <w:r w:rsidR="003E7E85">
        <w:rPr>
          <w:rFonts w:ascii="Calibri" w:eastAsia="Times New Roman" w:hAnsi="Calibri" w:cs="Times New Roman"/>
          <w:i/>
          <w:color w:val="000000"/>
          <w:highlight w:val="lightGray"/>
          <w:lang w:eastAsia="en-AU"/>
        </w:rPr>
      </w:r>
      <w:r w:rsidR="003E7E85">
        <w:rPr>
          <w:rFonts w:ascii="Calibri" w:eastAsia="Times New Roman" w:hAnsi="Calibri" w:cs="Times New Roman"/>
          <w:i/>
          <w:color w:val="000000"/>
          <w:highlight w:val="lightGray"/>
          <w:lang w:eastAsia="en-AU"/>
        </w:rPr>
        <w:fldChar w:fldCharType="end"/>
      </w:r>
      <w:r w:rsidR="00A8522E">
        <w:rPr>
          <w:rFonts w:ascii="Calibri" w:eastAsia="Times New Roman" w:hAnsi="Calibri" w:cs="Times New Roman"/>
          <w:i/>
          <w:color w:val="000000"/>
          <w:highlight w:val="lightGray"/>
          <w:lang w:eastAsia="en-AU"/>
        </w:rPr>
      </w:r>
      <w:r w:rsidR="00A8522E">
        <w:rPr>
          <w:rFonts w:ascii="Calibri" w:eastAsia="Times New Roman" w:hAnsi="Calibri" w:cs="Times New Roman"/>
          <w:i/>
          <w:color w:val="000000"/>
          <w:highlight w:val="lightGray"/>
          <w:lang w:eastAsia="en-AU"/>
        </w:rPr>
        <w:fldChar w:fldCharType="separate"/>
      </w:r>
      <w:r w:rsidR="003E7E85" w:rsidRPr="003E7E85">
        <w:rPr>
          <w:rFonts w:ascii="Calibri" w:eastAsia="Times New Roman" w:hAnsi="Calibri" w:cs="Times New Roman"/>
          <w:i/>
          <w:noProof/>
          <w:color w:val="000000"/>
          <w:highlight w:val="lightGray"/>
          <w:vertAlign w:val="superscript"/>
          <w:lang w:eastAsia="en-AU"/>
        </w:rPr>
        <w:t>23,24</w:t>
      </w:r>
      <w:r w:rsidR="00A8522E">
        <w:rPr>
          <w:rFonts w:ascii="Calibri" w:eastAsia="Times New Roman" w:hAnsi="Calibri" w:cs="Times New Roman"/>
          <w:i/>
          <w:color w:val="000000"/>
          <w:highlight w:val="lightGray"/>
          <w:lang w:eastAsia="en-AU"/>
        </w:rPr>
        <w:fldChar w:fldCharType="end"/>
      </w:r>
      <w:r w:rsidRPr="00DD2687">
        <w:rPr>
          <w:rFonts w:ascii="Calibri" w:eastAsia="Times New Roman" w:hAnsi="Calibri" w:cs="Times New Roman"/>
          <w:i/>
          <w:color w:val="000000"/>
          <w:highlight w:val="lightGray"/>
          <w:lang w:eastAsia="en-AU"/>
        </w:rPr>
        <w:t xml:space="preserve">. </w:t>
      </w:r>
      <w:r w:rsidRPr="00DD2687">
        <w:rPr>
          <w:i/>
          <w:highlight w:val="lightGray"/>
          <w:shd w:val="clear" w:color="auto" w:fill="FCFCFC"/>
        </w:rPr>
        <w:t>Another procedure is to assess the biomass by using a previously obtained relationship between total biovolume in the sample and biomass in a unit-volume</w:t>
      </w:r>
      <w:r w:rsidR="00353051">
        <w:rPr>
          <w:i/>
          <w:highlight w:val="lightGray"/>
          <w:shd w:val="clear" w:color="auto" w:fill="FCFCFC"/>
        </w:rPr>
        <w:t xml:space="preserve"> basis</w:t>
      </w:r>
      <w:r w:rsidR="00A8522E">
        <w:rPr>
          <w:i/>
          <w:highlight w:val="lightGray"/>
          <w:shd w:val="clear" w:color="auto" w:fill="FCFCFC"/>
        </w:rPr>
        <w:fldChar w:fldCharType="begin"/>
      </w:r>
      <w:r w:rsidR="003E7E85">
        <w:rPr>
          <w:i/>
          <w:highlight w:val="lightGray"/>
          <w:shd w:val="clear" w:color="auto" w:fill="FCFCFC"/>
        </w:rPr>
        <w:instrText xml:space="preserve"> ADDIN EN.CITE &lt;EndNote&gt;&lt;Cite&gt;&lt;Author&gt;Alcaraz&lt;/Author&gt;&lt;Year&gt;2003&lt;/Year&gt;&lt;RecNum&gt;1957&lt;/RecNum&gt;&lt;DisplayText&gt;&lt;style face="superscript"&gt;25&lt;/style&gt;&lt;/DisplayText&gt;&lt;record&gt;&lt;rec-number&gt;1957&lt;/rec-number&gt;&lt;foreign-keys&gt;&lt;key app="EN" db-id="dtzr5pa2kvx9p5e2998x9rap5t09s999sztd" timestamp="1544485558"&gt;1957&lt;/key&gt;&lt;/foreign-keys&gt;&lt;ref-type name="Journal Article"&gt;17&lt;/ref-type&gt;&lt;contributors&gt;&lt;authors&gt;&lt;author&gt;Alcaraz, M.&lt;/author&gt;&lt;author&gt;Saiz, E.&lt;/author&gt;&lt;author&gt;Calbet, A.&lt;/author&gt;&lt;author&gt;Trepat, I.&lt;/author&gt;&lt;author&gt;Broglio, E.&lt;/author&gt;&lt;/authors&gt;&lt;/contributors&gt;&lt;titles&gt;&lt;title&gt;Estimating zooplankton biomass through image analysis&lt;/title&gt;&lt;secondary-title&gt;Marine Biology&lt;/secondary-title&gt;&lt;/titles&gt;&lt;periodical&gt;&lt;full-title&gt;Marine Biology&lt;/full-title&gt;&lt;abbr-1&gt;Mar. Biol.&lt;/abbr-1&gt;&lt;abbr-2&gt;0025-3162&lt;/abbr-2&gt;&lt;/periodical&gt;&lt;pages&gt;307-315&lt;/pages&gt;&lt;volume&gt;143&lt;/volume&gt;&lt;number&gt;2&lt;/number&gt;&lt;dates&gt;&lt;year&gt;2003&lt;/year&gt;&lt;pub-dates&gt;&lt;date&gt;Aug&lt;/date&gt;&lt;/pub-dates&gt;&lt;/dates&gt;&lt;isbn&gt;0025-3162&lt;/isbn&gt;&lt;accession-num&gt;WOS:000185536900010&lt;/accession-num&gt;&lt;urls&gt;&lt;related-urls&gt;&lt;url&gt;&amp;lt;Go to ISI&amp;gt;://WOS:000185536900010&lt;/url&gt;&lt;/related-urls&gt;&lt;/urls&gt;&lt;electronic-resource-num&gt;10.1007/s00227-003-1094-8&lt;/electronic-resource-num&gt;&lt;/record&gt;&lt;/Cite&gt;&lt;/EndNote&gt;</w:instrText>
      </w:r>
      <w:r w:rsidR="00A8522E">
        <w:rPr>
          <w:i/>
          <w:highlight w:val="lightGray"/>
          <w:shd w:val="clear" w:color="auto" w:fill="FCFCFC"/>
        </w:rPr>
        <w:fldChar w:fldCharType="separate"/>
      </w:r>
      <w:r w:rsidR="003E7E85" w:rsidRPr="003E7E85">
        <w:rPr>
          <w:i/>
          <w:noProof/>
          <w:highlight w:val="lightGray"/>
          <w:shd w:val="clear" w:color="auto" w:fill="FCFCFC"/>
          <w:vertAlign w:val="superscript"/>
        </w:rPr>
        <w:t>25</w:t>
      </w:r>
      <w:r w:rsidR="00A8522E">
        <w:rPr>
          <w:i/>
          <w:highlight w:val="lightGray"/>
          <w:shd w:val="clear" w:color="auto" w:fill="FCFCFC"/>
        </w:rPr>
        <w:fldChar w:fldCharType="end"/>
      </w:r>
      <w:r w:rsidRPr="00DD2687">
        <w:rPr>
          <w:i/>
          <w:highlight w:val="lightGray"/>
          <w:shd w:val="clear" w:color="auto" w:fill="FCFCFC"/>
        </w:rPr>
        <w:t>.</w:t>
      </w:r>
      <w:r w:rsidR="00353051" w:rsidRPr="00353051">
        <w:rPr>
          <w:i/>
          <w:highlight w:val="lightGray"/>
          <w:shd w:val="clear" w:color="auto" w:fill="FCFCFC"/>
        </w:rPr>
        <w:t xml:space="preserve"> </w:t>
      </w:r>
      <w:r w:rsidR="00353051" w:rsidRPr="00DD2687">
        <w:rPr>
          <w:i/>
          <w:highlight w:val="lightGray"/>
          <w:shd w:val="clear" w:color="auto" w:fill="FCFCFC"/>
        </w:rPr>
        <w:t>An OPC generates the equivalent spherical diameter (ESD</w:t>
      </w:r>
      <w:r w:rsidR="006F1E07" w:rsidRPr="00DD2687">
        <w:rPr>
          <w:i/>
          <w:highlight w:val="lightGray"/>
          <w:shd w:val="clear" w:color="auto" w:fill="FCFCFC"/>
        </w:rPr>
        <w:t>) by</w:t>
      </w:r>
      <w:r w:rsidR="00353051" w:rsidRPr="00DD2687">
        <w:rPr>
          <w:i/>
          <w:highlight w:val="lightGray"/>
          <w:shd w:val="clear" w:color="auto" w:fill="FCFCFC"/>
        </w:rPr>
        <w:t xml:space="preserve"> converting the organism’s volume into a spherical form [</w:t>
      </w:r>
      <w:r w:rsidR="00353051" w:rsidRPr="00353051">
        <w:rPr>
          <w:i/>
          <w:highlight w:val="yellow"/>
          <w:shd w:val="clear" w:color="auto" w:fill="FCFCFC"/>
        </w:rPr>
        <w:t xml:space="preserve">Herman, 1992]. </w:t>
      </w:r>
      <w:r w:rsidR="00353051" w:rsidRPr="00DD2687">
        <w:rPr>
          <w:i/>
          <w:highlight w:val="lightGray"/>
          <w:shd w:val="clear" w:color="auto" w:fill="FCFCFC"/>
        </w:rPr>
        <w:t xml:space="preserve">Image </w:t>
      </w:r>
      <w:proofErr w:type="spellStart"/>
      <w:r w:rsidR="00353051" w:rsidRPr="00DD2687">
        <w:rPr>
          <w:i/>
          <w:highlight w:val="lightGray"/>
          <w:shd w:val="clear" w:color="auto" w:fill="FCFCFC"/>
        </w:rPr>
        <w:t>analyzers</w:t>
      </w:r>
      <w:proofErr w:type="spellEnd"/>
      <w:r w:rsidR="00353051" w:rsidRPr="00DD2687">
        <w:rPr>
          <w:i/>
          <w:highlight w:val="lightGray"/>
          <w:shd w:val="clear" w:color="auto" w:fill="FCFCFC"/>
        </w:rPr>
        <w:t xml:space="preserve"> measure the area of the animal by summing up the pixels generated by its shadowed silhouette. Both measurements are directly interconvertible, since the area of the organism can also be obtained from the ESD generated by the OPC</w:t>
      </w:r>
      <w:r w:rsidR="00353051">
        <w:rPr>
          <w:i/>
          <w:highlight w:val="lightGray"/>
          <w:shd w:val="clear" w:color="auto" w:fill="FCFCFC"/>
        </w:rPr>
        <w:fldChar w:fldCharType="begin"/>
      </w:r>
      <w:r w:rsidR="003E7E85">
        <w:rPr>
          <w:i/>
          <w:highlight w:val="lightGray"/>
          <w:shd w:val="clear" w:color="auto" w:fill="FCFCFC"/>
        </w:rPr>
        <w:instrText xml:space="preserve"> ADDIN EN.CITE &lt;EndNote&gt;&lt;Cite&gt;&lt;Author&gt;Hernandez-Leon&lt;/Author&gt;&lt;Year&gt;2006&lt;/Year&gt;&lt;RecNum&gt;1953&lt;/RecNum&gt;&lt;DisplayText&gt;&lt;style face="superscript"&gt;24&lt;/style&gt;&lt;/DisplayText&gt;&lt;record&gt;&lt;rec-number&gt;1953&lt;/rec-number&gt;&lt;foreign-keys&gt;&lt;key app="EN" db-id="dtzr5pa2kvx9p5e2998x9rap5t09s999sztd" timestamp="1544485558"&gt;1953&lt;/key&gt;&lt;/foreign-keys&gt;&lt;ref-type name="Journal Article"&gt;17&lt;/ref-type&gt;&lt;contributors&gt;&lt;authors&gt;&lt;author&gt;Hernandez-Leon, S.&lt;/author&gt;&lt;author&gt;Montero, I.&lt;/author&gt;&lt;/authors&gt;&lt;/contributors&gt;&lt;titles&gt;&lt;title&gt;Zooplankton biomass estimated from digitalized images in Antarctic waters: A calibration exercise&lt;/title&gt;&lt;secondary-title&gt;Journal of Geophysical Research-Oceans&lt;/secondary-title&gt;&lt;/titles&gt;&lt;periodical&gt;&lt;full-title&gt;Journal of Geophysical Research-Oceans&lt;/full-title&gt;&lt;/periodical&gt;&lt;volume&gt;111&lt;/volume&gt;&lt;number&gt;C5&lt;/number&gt;&lt;dates&gt;&lt;year&gt;2006&lt;/year&gt;&lt;pub-dates&gt;&lt;date&gt;May&lt;/date&gt;&lt;/pub-dates&gt;&lt;/dates&gt;&lt;isbn&gt;0148-0227&lt;/isbn&gt;&lt;accession-num&gt;WOS:000238043300001&lt;/accession-num&gt;&lt;urls&gt;&lt;related-urls&gt;&lt;url&gt;&amp;lt;Go to ISI&amp;gt;://WOS:000238043300001&lt;/url&gt;&lt;/related-urls&gt;&lt;/urls&gt;&lt;custom7&gt;C05s03&lt;/custom7&gt;&lt;electronic-resource-num&gt;10.1029/2005jc002887&lt;/electronic-resource-num&gt;&lt;/record&gt;&lt;/Cite&gt;&lt;/EndNote&gt;</w:instrText>
      </w:r>
      <w:r w:rsidR="00353051">
        <w:rPr>
          <w:i/>
          <w:highlight w:val="lightGray"/>
          <w:shd w:val="clear" w:color="auto" w:fill="FCFCFC"/>
        </w:rPr>
        <w:fldChar w:fldCharType="separate"/>
      </w:r>
      <w:r w:rsidR="003E7E85" w:rsidRPr="003E7E85">
        <w:rPr>
          <w:i/>
          <w:noProof/>
          <w:highlight w:val="lightGray"/>
          <w:shd w:val="clear" w:color="auto" w:fill="FCFCFC"/>
          <w:vertAlign w:val="superscript"/>
        </w:rPr>
        <w:t>24</w:t>
      </w:r>
      <w:r w:rsidR="00353051">
        <w:rPr>
          <w:i/>
          <w:highlight w:val="lightGray"/>
          <w:shd w:val="clear" w:color="auto" w:fill="FCFCFC"/>
        </w:rPr>
        <w:fldChar w:fldCharType="end"/>
      </w:r>
      <w:r w:rsidR="006F1E07">
        <w:rPr>
          <w:i/>
          <w:highlight w:val="lightGray"/>
          <w:shd w:val="clear" w:color="auto" w:fill="FCFCFC"/>
        </w:rPr>
        <w:t xml:space="preserve">. </w:t>
      </w:r>
      <w:r w:rsidR="00353051" w:rsidRPr="00DD2687">
        <w:rPr>
          <w:i/>
          <w:highlight w:val="lightGray"/>
          <w:shd w:val="clear" w:color="auto" w:fill="FCFCFC"/>
        </w:rPr>
        <w:t xml:space="preserve">The use of the OPC in oceanographic studies provides a potential standard procedure to rapidly count and size zooplankton. However, the taxonomic composition of the sample as well as the size spectrum of organisms will affect the choice of conversion </w:t>
      </w:r>
      <w:r w:rsidR="006F1E07" w:rsidRPr="00DD2687">
        <w:rPr>
          <w:i/>
          <w:highlight w:val="lightGray"/>
          <w:shd w:val="clear" w:color="auto" w:fill="FCFCFC"/>
        </w:rPr>
        <w:t>factor. Hence</w:t>
      </w:r>
      <w:r w:rsidR="00353051" w:rsidRPr="00DD2687">
        <w:rPr>
          <w:i/>
          <w:highlight w:val="lightGray"/>
          <w:shd w:val="clear" w:color="auto" w:fill="FCFCFC"/>
        </w:rPr>
        <w:t xml:space="preserve"> the use of these data to provide reliable estimates of biomass remains in question, mainly because of the lack of conversion factors relating the ESD (OPC), or the area generated (image </w:t>
      </w:r>
      <w:proofErr w:type="spellStart"/>
      <w:r w:rsidR="00353051" w:rsidRPr="00DD2687">
        <w:rPr>
          <w:i/>
          <w:highlight w:val="lightGray"/>
          <w:shd w:val="clear" w:color="auto" w:fill="FCFCFC"/>
        </w:rPr>
        <w:t>analyzers</w:t>
      </w:r>
      <w:proofErr w:type="spellEnd"/>
      <w:r w:rsidR="00353051" w:rsidRPr="00DD2687">
        <w:rPr>
          <w:i/>
          <w:highlight w:val="lightGray"/>
          <w:shd w:val="clear" w:color="auto" w:fill="FCFCFC"/>
        </w:rPr>
        <w:t>), to the biomass of individuals producing such signals</w:t>
      </w:r>
      <w:r w:rsidR="00353051">
        <w:rPr>
          <w:i/>
          <w:highlight w:val="lightGray"/>
          <w:shd w:val="clear" w:color="auto" w:fill="FCFCFC"/>
        </w:rPr>
        <w:fldChar w:fldCharType="begin"/>
      </w:r>
      <w:r w:rsidR="003E7E85">
        <w:rPr>
          <w:i/>
          <w:highlight w:val="lightGray"/>
          <w:shd w:val="clear" w:color="auto" w:fill="FCFCFC"/>
        </w:rPr>
        <w:instrText xml:space="preserve"> ADDIN EN.CITE &lt;EndNote&gt;&lt;Cite&gt;&lt;Author&gt;Hernandez-Leon&lt;/Author&gt;&lt;Year&gt;2006&lt;/Year&gt;&lt;RecNum&gt;1953&lt;/RecNum&gt;&lt;DisplayText&gt;&lt;style face="superscript"&gt;24&lt;/style&gt;&lt;/DisplayText&gt;&lt;record&gt;&lt;rec-number&gt;1953&lt;/rec-number&gt;&lt;foreign-keys&gt;&lt;key app="EN" db-id="dtzr5pa2kvx9p5e2998x9rap5t09s999sztd" timestamp="1544485558"&gt;1953&lt;/key&gt;&lt;/foreign-keys&gt;&lt;ref-type name="Journal Article"&gt;17&lt;/ref-type&gt;&lt;contributors&gt;&lt;authors&gt;&lt;author&gt;Hernandez-Leon, S.&lt;/author&gt;&lt;author&gt;Montero, I.&lt;/author&gt;&lt;/authors&gt;&lt;/contributors&gt;&lt;titles&gt;&lt;title&gt;Zooplankton biomass estimated from digitalized images in Antarctic waters: A calibration exercise&lt;/title&gt;&lt;secondary-title&gt;Journal of Geophysical Research-Oceans&lt;/secondary-title&gt;&lt;/titles&gt;&lt;periodical&gt;&lt;full-title&gt;Journal of Geophysical Research-Oceans&lt;/full-title&gt;&lt;/periodical&gt;&lt;volume&gt;111&lt;/volume&gt;&lt;number&gt;C5&lt;/number&gt;&lt;dates&gt;&lt;year&gt;2006&lt;/year&gt;&lt;pub-dates&gt;&lt;date&gt;May&lt;/date&gt;&lt;/pub-dates&gt;&lt;/dates&gt;&lt;isbn&gt;0148-0227&lt;/isbn&gt;&lt;accession-num&gt;WOS:000238043300001&lt;/accession-num&gt;&lt;urls&gt;&lt;related-urls&gt;&lt;url&gt;&amp;lt;Go to ISI&amp;gt;://WOS:000238043300001&lt;/url&gt;&lt;/related-urls&gt;&lt;/urls&gt;&lt;custom7&gt;C05s03&lt;/custom7&gt;&lt;electronic-resource-num&gt;10.1029/2005jc002887&lt;/electronic-resource-num&gt;&lt;/record&gt;&lt;/Cite&gt;&lt;/EndNote&gt;</w:instrText>
      </w:r>
      <w:r w:rsidR="00353051">
        <w:rPr>
          <w:i/>
          <w:highlight w:val="lightGray"/>
          <w:shd w:val="clear" w:color="auto" w:fill="FCFCFC"/>
        </w:rPr>
        <w:fldChar w:fldCharType="separate"/>
      </w:r>
      <w:r w:rsidR="003E7E85" w:rsidRPr="003E7E85">
        <w:rPr>
          <w:i/>
          <w:noProof/>
          <w:highlight w:val="lightGray"/>
          <w:shd w:val="clear" w:color="auto" w:fill="FCFCFC"/>
          <w:vertAlign w:val="superscript"/>
        </w:rPr>
        <w:t>24</w:t>
      </w:r>
      <w:r w:rsidR="00353051">
        <w:rPr>
          <w:i/>
          <w:highlight w:val="lightGray"/>
          <w:shd w:val="clear" w:color="auto" w:fill="FCFCFC"/>
        </w:rPr>
        <w:fldChar w:fldCharType="end"/>
      </w:r>
      <w:r w:rsidR="00353051" w:rsidRPr="00DD2687">
        <w:rPr>
          <w:i/>
          <w:highlight w:val="lightGray"/>
          <w:shd w:val="clear" w:color="auto" w:fill="FCFCFC"/>
        </w:rPr>
        <w:t>.</w:t>
      </w:r>
      <w:r w:rsidR="006F1E07">
        <w:rPr>
          <w:i/>
          <w:shd w:val="clear" w:color="auto" w:fill="FCFCFC"/>
        </w:rPr>
        <w:t xml:space="preserve"> </w:t>
      </w:r>
      <w:r w:rsidR="00353051" w:rsidRPr="006F1E07">
        <w:rPr>
          <w:shd w:val="clear" w:color="auto" w:fill="FCFCFC"/>
        </w:rPr>
        <w:t xml:space="preserve">Laser OPC data collected from the RV Southern Surveyor is included in this dataset. </w:t>
      </w:r>
      <w:r w:rsidRPr="006F1E07">
        <w:rPr>
          <w:b/>
        </w:rPr>
        <w:t xml:space="preserve">LOPC </w:t>
      </w:r>
      <w:r w:rsidR="003E7E85" w:rsidRPr="006F1E07">
        <w:rPr>
          <w:b/>
        </w:rPr>
        <w:t xml:space="preserve">Data in this dataset should be analysed separately unless they are </w:t>
      </w:r>
      <w:commentRangeStart w:id="12"/>
      <w:r w:rsidR="003E7E85" w:rsidRPr="006F1E07">
        <w:rPr>
          <w:b/>
        </w:rPr>
        <w:t>standardised</w:t>
      </w:r>
      <w:commentRangeEnd w:id="12"/>
      <w:r w:rsidR="003E7E85">
        <w:rPr>
          <w:rStyle w:val="CommentReference"/>
        </w:rPr>
        <w:commentReference w:id="12"/>
      </w:r>
      <w:r w:rsidR="003E7E85" w:rsidRPr="006F1E07">
        <w:rPr>
          <w:b/>
        </w:rPr>
        <w:t xml:space="preserve">. </w:t>
      </w:r>
    </w:p>
    <w:p w14:paraId="3C732637" w14:textId="421F0C14" w:rsidR="00B12956" w:rsidRPr="002B7948" w:rsidRDefault="00B12956" w:rsidP="000D1120">
      <w:pPr>
        <w:rPr>
          <w:rFonts w:cs="Arial"/>
          <w:color w:val="111111"/>
          <w:lang w:eastAsia="en-AU"/>
        </w:rPr>
      </w:pPr>
      <w:r>
        <w:t>Biomass calculations require the volume of water filtered</w:t>
      </w:r>
      <w:r w:rsidR="00D430A3">
        <w:t xml:space="preserve"> during the zooplankton collection. This can be obtained by different methods while sampling</w:t>
      </w:r>
      <w:r w:rsidR="00602D08">
        <w:t>,</w:t>
      </w:r>
      <w:r>
        <w:t xml:space="preserve"> but requires a combination of the following variables: tow direction, tow duration, net/sampler type, flowmeter values, tow speed and/or sampling depth. </w:t>
      </w:r>
      <w:r w:rsidR="00173EE8">
        <w:t xml:space="preserve">A variety of </w:t>
      </w:r>
      <w:r w:rsidR="00D430A3">
        <w:t>calculations exist to determine</w:t>
      </w:r>
      <w:r w:rsidR="00173EE8">
        <w:t xml:space="preserve"> the volume of water sampled</w:t>
      </w:r>
      <w:r w:rsidR="0061393F">
        <w:fldChar w:fldCharType="begin">
          <w:fldData xml:space="preserve">PEVuZE5vdGU+PENpdGU+PEF1dGhvcj5MZSBCb3JnbmU8L0F1dGhvcj48WWVhcj4xOTc1PC9ZZWFy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==
</w:fldData>
        </w:fldChar>
      </w:r>
      <w:r w:rsidR="00E75CC9">
        <w:instrText xml:space="preserve"> ADDIN EN.CITE </w:instrText>
      </w:r>
      <w:r w:rsidR="00E75CC9">
        <w:fldChar w:fldCharType="begin">
          <w:fldData xml:space="preserve">PEVuZE5vdGU+PENpdGU+PEF1dGhvcj5MZSBCb3JnbmU8L0F1dGhvcj48WWVhcj4xOTc1PC9ZZWFy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==
</w:fldData>
        </w:fldChar>
      </w:r>
      <w:r w:rsidR="00E75CC9">
        <w:instrText xml:space="preserve"> ADDIN EN.CITE.DATA </w:instrText>
      </w:r>
      <w:r w:rsidR="00E75CC9">
        <w:fldChar w:fldCharType="end"/>
      </w:r>
      <w:r w:rsidR="0061393F">
        <w:fldChar w:fldCharType="separate"/>
      </w:r>
      <w:r w:rsidR="00E75CC9" w:rsidRPr="00E75CC9">
        <w:rPr>
          <w:noProof/>
          <w:vertAlign w:val="superscript"/>
        </w:rPr>
        <w:t>2,26-29</w:t>
      </w:r>
      <w:r w:rsidR="0061393F">
        <w:fldChar w:fldCharType="end"/>
      </w:r>
      <w:r w:rsidR="00E75CC9">
        <w:t>.</w:t>
      </w:r>
      <w:r w:rsidR="00173EE8">
        <w:t xml:space="preserve"> </w:t>
      </w:r>
      <w:r w:rsidR="0001478C">
        <w:t>Data have been standardised to mg</w:t>
      </w:r>
      <w:r w:rsidR="0061393F">
        <w:t xml:space="preserve"> per </w:t>
      </w:r>
      <w:r w:rsidR="0001478C">
        <w:t>m</w:t>
      </w:r>
      <w:r w:rsidR="0001478C" w:rsidRPr="009C1AAC">
        <w:rPr>
          <w:vertAlign w:val="superscript"/>
        </w:rPr>
        <w:t>3</w:t>
      </w:r>
      <w:r w:rsidR="002B7948">
        <w:t xml:space="preserve">, </w:t>
      </w:r>
      <w:r w:rsidR="0001478C">
        <w:t xml:space="preserve">but the collection method and biomass measurement are included for inter-project comparisons (Table 1.). </w:t>
      </w:r>
      <w:r>
        <w:t xml:space="preserve">For the Australian Zooplankton Biomass Database the </w:t>
      </w:r>
      <w:r w:rsidR="002B7948">
        <w:t xml:space="preserve">initial </w:t>
      </w:r>
      <w:r>
        <w:t xml:space="preserve">zooplankton biomass </w:t>
      </w:r>
      <w:r w:rsidR="002B7948">
        <w:t xml:space="preserve">values </w:t>
      </w:r>
      <w:r>
        <w:t>were all converte</w:t>
      </w:r>
      <w:r w:rsidR="0061393F">
        <w:t>d into standard units of: mg/m</w:t>
      </w:r>
      <w:r w:rsidR="0061393F" w:rsidRPr="002B7948">
        <w:rPr>
          <w:vertAlign w:val="superscript"/>
        </w:rPr>
        <w:t>3</w:t>
      </w:r>
      <w:r w:rsidR="0061393F">
        <w:t xml:space="preserve"> </w:t>
      </w:r>
      <w:r w:rsidR="006F1E07">
        <w:t>and µ</w:t>
      </w:r>
      <w:r>
        <w:t>g Carbon per litre (</w:t>
      </w:r>
      <w:r w:rsidR="006F1E07">
        <w:rPr>
          <w:rFonts w:cstheme="minorHAnsi"/>
        </w:rPr>
        <w:t>µ</w:t>
      </w:r>
      <w:proofErr w:type="spellStart"/>
      <w:r>
        <w:t>gC</w:t>
      </w:r>
      <w:proofErr w:type="spellEnd"/>
      <w:r>
        <w:t>/L) using accepted calculations</w:t>
      </w:r>
      <w:r w:rsidR="0061393F">
        <w:fldChar w:fldCharType="begin">
          <w:fldData xml:space="preserve">PEVuZE5vdGU+PENpdGU+PEF1dGhvcj5MZSBCb3JnbmU8L0F1dGhvcj48WWVhcj4xOTc1PC9ZZWFy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</w:fldData>
        </w:fldChar>
      </w:r>
      <w:r w:rsidR="00E75CC9">
        <w:instrText xml:space="preserve"> ADDIN EN.CITE </w:instrText>
      </w:r>
      <w:r w:rsidR="00E75CC9">
        <w:fldChar w:fldCharType="begin">
          <w:fldData xml:space="preserve">PEVuZE5vdGU+PENpdGU+PEF1dGhvcj5MZSBCb3JnbmU8L0F1dGhvcj48WWVhcj4xOTc1PC9ZZWFy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</w:fldData>
        </w:fldChar>
      </w:r>
      <w:r w:rsidR="00E75CC9">
        <w:instrText xml:space="preserve"> ADDIN EN.CITE.DATA </w:instrText>
      </w:r>
      <w:r w:rsidR="00E75CC9">
        <w:fldChar w:fldCharType="end"/>
      </w:r>
      <w:r w:rsidR="0061393F">
        <w:fldChar w:fldCharType="separate"/>
      </w:r>
      <w:r w:rsidR="00E75CC9" w:rsidRPr="00E75CC9">
        <w:rPr>
          <w:noProof/>
          <w:vertAlign w:val="superscript"/>
        </w:rPr>
        <w:t>2,8,27,30-32</w:t>
      </w:r>
      <w:r w:rsidR="0061393F">
        <w:fldChar w:fldCharType="end"/>
      </w:r>
      <w:r w:rsidR="00000ECF">
        <w:t xml:space="preserve">. </w:t>
      </w:r>
      <w:r w:rsidR="00164AEC">
        <w:t xml:space="preserve">The measurement method used for the zooplankton mass or volume (dry/wet mass, ash free dry weight displacement volume </w:t>
      </w:r>
      <w:r w:rsidR="006F1E07">
        <w:t>or settled</w:t>
      </w:r>
      <w:r w:rsidR="00164AEC">
        <w:t xml:space="preserve"> volume) determines t</w:t>
      </w:r>
      <w:r w:rsidR="00D532AD">
        <w:t>he calculation required (T</w:t>
      </w:r>
      <w:r w:rsidR="00A72938">
        <w:t>able 2</w:t>
      </w:r>
      <w:r w:rsidR="00164AEC">
        <w:t>).</w:t>
      </w:r>
    </w:p>
    <w:p w14:paraId="799EBA3C" w14:textId="5FC01C7F" w:rsidR="000D7446" w:rsidRDefault="00C13519" w:rsidP="00C13519">
      <w:r w:rsidRPr="00663777">
        <w:t xml:space="preserve">Comparison of zooplankton biomass </w:t>
      </w:r>
      <w:r w:rsidR="009C1AAC">
        <w:t>collected by different</w:t>
      </w:r>
      <w:r>
        <w:t xml:space="preserve"> nets and samplers have been conducted in the past</w:t>
      </w:r>
      <w:r w:rsidR="002B7948">
        <w:fldChar w:fldCharType="begin">
          <w:fldData xml:space="preserve">PEVuZE5vdGU+PENpdGU+PEF1dGhvcj5UcmFudGVyPC9BdXRob3I+PFllYXI+MTk2MzwvWWVhcj48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</w:fldData>
        </w:fldChar>
      </w:r>
      <w:r w:rsidR="00E75CC9">
        <w:instrText xml:space="preserve"> ADDIN EN.CITE </w:instrText>
      </w:r>
      <w:r w:rsidR="00E75CC9">
        <w:fldChar w:fldCharType="begin">
          <w:fldData xml:space="preserve">PEVuZE5vdGU+PENpdGU+PEF1dGhvcj5UcmFudGVyPC9BdXRob3I+PFllYXI+MTk2MzwvWWVhcj48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</w:fldData>
        </w:fldChar>
      </w:r>
      <w:r w:rsidR="00E75CC9">
        <w:instrText xml:space="preserve"> ADDIN EN.CITE.DATA </w:instrText>
      </w:r>
      <w:r w:rsidR="00E75CC9">
        <w:fldChar w:fldCharType="end"/>
      </w:r>
      <w:r w:rsidR="002B7948">
        <w:fldChar w:fldCharType="separate"/>
      </w:r>
      <w:r w:rsidR="00E75CC9" w:rsidRPr="00E75CC9">
        <w:rPr>
          <w:noProof/>
          <w:vertAlign w:val="superscript"/>
        </w:rPr>
        <w:t>19,33,34</w:t>
      </w:r>
      <w:r w:rsidR="002B7948">
        <w:fldChar w:fldCharType="end"/>
      </w:r>
      <w:r w:rsidR="00000ECF">
        <w:t xml:space="preserve"> </w:t>
      </w:r>
      <w:r w:rsidR="00A72938">
        <w:rPr>
          <w:rFonts w:ascii="Calibri" w:eastAsia="Times New Roman" w:hAnsi="Calibri" w:cs="Times New Roman"/>
          <w:color w:val="000000"/>
          <w:lang w:eastAsia="en-AU"/>
        </w:rPr>
        <w:t xml:space="preserve">and </w:t>
      </w:r>
      <w:r w:rsidR="00000ECF">
        <w:rPr>
          <w:rFonts w:ascii="Calibri" w:eastAsia="Times New Roman" w:hAnsi="Calibri" w:cs="Times New Roman"/>
          <w:color w:val="000000"/>
          <w:lang w:eastAsia="en-AU"/>
        </w:rPr>
        <w:t xml:space="preserve">were </w:t>
      </w:r>
      <w:r w:rsidR="00A72938">
        <w:rPr>
          <w:rFonts w:ascii="Calibri" w:eastAsia="Times New Roman" w:hAnsi="Calibri" w:cs="Times New Roman"/>
          <w:color w:val="000000"/>
          <w:lang w:eastAsia="en-AU"/>
        </w:rPr>
        <w:t xml:space="preserve">summarised by </w:t>
      </w:r>
      <w:hyperlink r:id="rId12" w:tooltip="Find more records by this author" w:history="1">
        <w:r w:rsidR="00A72938" w:rsidRPr="00000ECF">
          <w:rPr>
            <w:rStyle w:val="Hyperlink"/>
            <w:rFonts w:cstheme="minorHAnsi"/>
            <w:color w:val="auto"/>
            <w:sz w:val="21"/>
            <w:szCs w:val="21"/>
            <w:u w:val="none"/>
            <w:shd w:val="clear" w:color="auto" w:fill="F8F8F8"/>
          </w:rPr>
          <w:t>Skjoldal</w:t>
        </w:r>
      </w:hyperlink>
      <w:r w:rsidR="00A72938">
        <w:fldChar w:fldCharType="begin"/>
      </w:r>
      <w:r w:rsidR="00E75CC9">
        <w:instrText xml:space="preserve"> ADDIN EN.CITE &lt;EndNote&gt;&lt;Cite&gt;&lt;Author&gt;Skjoldal&lt;/Author&gt;&lt;Year&gt;2013&lt;/Year&gt;&lt;RecNum&gt;1951&lt;/RecNum&gt;&lt;DisplayText&gt;&lt;style face="superscript"&gt;35&lt;/style&gt;&lt;/DisplayText&gt;&lt;record&gt;&lt;rec-number&gt;1951&lt;/rec-number&gt;&lt;foreign-keys&gt;&lt;key app="EN" db-id="dtzr5pa2kvx9p5e2998x9rap5t09s999sztd" timestamp="1544485558"&gt;1951&lt;/key&gt;&lt;/foreign-keys&gt;&lt;ref-type name="Journal Article"&gt;17&lt;/ref-type&gt;&lt;contributors&gt;&lt;authors&gt;&lt;author&gt;Skjoldal, H. R.&lt;/author&gt;&lt;author&gt;Wiebe, P. H.&lt;/author&gt;&lt;author&gt;Postel, L.&lt;/author&gt;&lt;author&gt;Knutsen, T.&lt;/author&gt;&lt;author&gt;Kaartvedt, S.&lt;/author&gt;&lt;author&gt;Sameoto, D. D.&lt;/author&gt;&lt;/authors&gt;&lt;/contributors&gt;&lt;titles&gt;&lt;title&gt;Intercomparison of zooplankton (net) sampling systems: Results from the ICES/GLOBEC sea-going workshop&lt;/title&gt;&lt;secondary-title&gt;Progress in Oceanography&lt;/secondary-title&gt;&lt;/titles&gt;&lt;periodical&gt;&lt;full-title&gt;Progress in Oceanography&lt;/full-title&gt;&lt;abbr-1&gt;Prog. Oceanogr.&lt;/abbr-1&gt;&lt;abbr-2&gt;0079-6611&lt;/abbr-2&gt;&lt;/periodical&gt;&lt;pages&gt;1-42&lt;/pages&gt;&lt;volume&gt;108&lt;/volume&gt;&lt;dates&gt;&lt;year&gt;2013&lt;/year&gt;&lt;pub-dates&gt;&lt;date&gt;Jan&lt;/date&gt;&lt;/pub-dates&gt;&lt;/dates&gt;&lt;isbn&gt;0079-6611&lt;/isbn&gt;&lt;accession-num&gt;WOS:000314010800001&lt;/accession-num&gt;&lt;urls&gt;&lt;related-urls&gt;&lt;url&gt;&amp;lt;Go to ISI&amp;gt;://WOS:000314010800001&lt;/url&gt;&lt;/related-urls&gt;&lt;/urls&gt;&lt;electronic-resource-num&gt;10.1016/j.pocean.2012.10.006&lt;/electronic-resource-num&gt;&lt;/record&gt;&lt;/Cite&gt;&lt;/EndNote&gt;</w:instrText>
      </w:r>
      <w:r w:rsidR="00A72938">
        <w:fldChar w:fldCharType="separate"/>
      </w:r>
      <w:r w:rsidR="00E75CC9" w:rsidRPr="00E75CC9">
        <w:rPr>
          <w:noProof/>
          <w:vertAlign w:val="superscript"/>
        </w:rPr>
        <w:t>35</w:t>
      </w:r>
      <w:r w:rsidR="00A72938">
        <w:fldChar w:fldCharType="end"/>
      </w:r>
      <w:r w:rsidR="00A72938">
        <w:t>.</w:t>
      </w:r>
      <w:r w:rsidR="00A8522E">
        <w:rPr>
          <w:rFonts w:ascii="Calibri" w:eastAsia="Times New Roman" w:hAnsi="Calibri" w:cs="Times New Roman"/>
          <w:color w:val="000000"/>
          <w:lang w:eastAsia="en-AU"/>
        </w:rPr>
        <w:t xml:space="preserve"> </w:t>
      </w:r>
      <w:r w:rsidR="00F5052F">
        <w:t>Analysis of the</w:t>
      </w:r>
      <w:r w:rsidR="003072EE">
        <w:t xml:space="preserve"> COPEPOD dataset </w:t>
      </w:r>
      <w:r w:rsidR="00AB3DD1">
        <w:t>found 333</w:t>
      </w:r>
      <w:r w:rsidR="00602D08">
        <w:t xml:space="preserve"> </w:t>
      </w:r>
      <w:proofErr w:type="spellStart"/>
      <w:r w:rsidR="003072EE" w:rsidRPr="003072EE">
        <w:rPr>
          <w:rFonts w:ascii="Calibri" w:eastAsia="Times New Roman" w:hAnsi="Calibri" w:cs="Times New Roman"/>
          <w:color w:val="000000"/>
          <w:lang w:eastAsia="en-AU"/>
        </w:rPr>
        <w:t>μm</w:t>
      </w:r>
      <w:proofErr w:type="spellEnd"/>
      <w:r w:rsidR="00AB3DD1">
        <w:t xml:space="preserve"> mesh to be the</w:t>
      </w:r>
      <w:r w:rsidR="007F39C1">
        <w:t xml:space="preserve"> most commonly used mesh size, so</w:t>
      </w:r>
      <w:r w:rsidR="00F5052F">
        <w:t xml:space="preserve"> a factor was </w:t>
      </w:r>
      <w:r w:rsidR="007F39C1">
        <w:t xml:space="preserve">derived </w:t>
      </w:r>
      <w:r w:rsidR="00F5052F">
        <w:t>to convert</w:t>
      </w:r>
      <w:r w:rsidR="00AB3DD1">
        <w:t xml:space="preserve"> all the other biomass records to 333</w:t>
      </w:r>
      <w:r w:rsidR="00602D08">
        <w:t xml:space="preserve"> </w:t>
      </w:r>
      <w:r w:rsidR="00A74F38">
        <w:rPr>
          <w:rFonts w:cstheme="minorHAnsi"/>
        </w:rPr>
        <w:t>µ</w:t>
      </w:r>
      <w:r w:rsidR="00F5052F">
        <w:t>m</w:t>
      </w:r>
      <w:r w:rsidR="00AB3DD1">
        <w:t xml:space="preserve">-equivalent values </w:t>
      </w:r>
      <w:r w:rsidR="00F5052F">
        <w:t xml:space="preserve">to enable comparison </w:t>
      </w:r>
      <w:r w:rsidR="007F39C1">
        <w:t>among</w:t>
      </w:r>
      <w:r w:rsidR="00F5052F">
        <w:t xml:space="preserve"> datasets. It was</w:t>
      </w:r>
      <w:r w:rsidR="00AB3DD1">
        <w:t xml:space="preserve"> note</w:t>
      </w:r>
      <w:r w:rsidR="00B12956">
        <w:t>d</w:t>
      </w:r>
      <w:r w:rsidR="00AB3DD1">
        <w:t xml:space="preserve"> that each mesh size did not offer a complete geographic coverage and that the use of 333</w:t>
      </w:r>
      <w:r w:rsidR="003072EE" w:rsidRPr="003072EE">
        <w:rPr>
          <w:rFonts w:ascii="Calibri" w:eastAsia="Times New Roman" w:hAnsi="Calibri" w:cs="Times New Roman"/>
          <w:color w:val="000000"/>
          <w:lang w:eastAsia="en-AU"/>
        </w:rPr>
        <w:t xml:space="preserve"> </w:t>
      </w:r>
      <w:proofErr w:type="spellStart"/>
      <w:r w:rsidR="003072EE" w:rsidRPr="003072EE">
        <w:rPr>
          <w:rFonts w:ascii="Calibri" w:eastAsia="Times New Roman" w:hAnsi="Calibri" w:cs="Times New Roman"/>
          <w:color w:val="000000"/>
          <w:lang w:eastAsia="en-AU"/>
        </w:rPr>
        <w:t>μm</w:t>
      </w:r>
      <w:proofErr w:type="spellEnd"/>
      <w:r w:rsidR="003072EE">
        <w:t xml:space="preserve"> </w:t>
      </w:r>
      <w:r w:rsidR="00AB3DD1">
        <w:t>mesh was absen</w:t>
      </w:r>
      <w:r w:rsidR="00A72938">
        <w:t>t in their Southern Ocean data</w:t>
      </w:r>
      <w:r w:rsidR="00A72938">
        <w:rPr>
          <w:rFonts w:ascii="Calibri" w:hAnsi="Calibri"/>
          <w:color w:val="000000"/>
        </w:rPr>
        <w:fldChar w:fldCharType="begin">
          <w:fldData xml:space="preserve">PEVuZE5vdGU+PENpdGU+PEF1dGhvcj5Nb3JpYXJ0eTwvQXV0aG9yPjxZZWFyPjIwMTM8L1llYXI+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=
</w:fldData>
        </w:fldChar>
      </w:r>
      <w:r w:rsidR="00E75CC9">
        <w:rPr>
          <w:rFonts w:ascii="Calibri" w:hAnsi="Calibri"/>
          <w:color w:val="000000"/>
        </w:rPr>
        <w:instrText xml:space="preserve"> ADDIN EN.CITE </w:instrText>
      </w:r>
      <w:r w:rsidR="00E75CC9">
        <w:rPr>
          <w:rFonts w:ascii="Calibri" w:hAnsi="Calibri"/>
          <w:color w:val="000000"/>
        </w:rPr>
        <w:fldChar w:fldCharType="begin">
          <w:fldData xml:space="preserve">PEVuZE5vdGU+PENpdGU+PEF1dGhvcj5Nb3JpYXJ0eTwvQXV0aG9yPjxZZWFyPjIwMTM8L1llYXI+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=
</w:fldData>
        </w:fldChar>
      </w:r>
      <w:r w:rsidR="00E75CC9">
        <w:rPr>
          <w:rFonts w:ascii="Calibri" w:hAnsi="Calibri"/>
          <w:color w:val="000000"/>
        </w:rPr>
        <w:instrText xml:space="preserve"> ADDIN EN.CITE.DATA </w:instrText>
      </w:r>
      <w:r w:rsidR="00E75CC9">
        <w:rPr>
          <w:rFonts w:ascii="Calibri" w:hAnsi="Calibri"/>
          <w:color w:val="000000"/>
        </w:rPr>
      </w:r>
      <w:r w:rsidR="00E75CC9">
        <w:rPr>
          <w:rFonts w:ascii="Calibri" w:hAnsi="Calibri"/>
          <w:color w:val="000000"/>
        </w:rPr>
        <w:fldChar w:fldCharType="end"/>
      </w:r>
      <w:r w:rsidR="00A72938">
        <w:rPr>
          <w:rFonts w:ascii="Calibri" w:hAnsi="Calibri"/>
          <w:color w:val="000000"/>
        </w:rPr>
      </w:r>
      <w:r w:rsidR="00A72938">
        <w:rPr>
          <w:rFonts w:ascii="Calibri" w:hAnsi="Calibri"/>
          <w:color w:val="000000"/>
        </w:rPr>
        <w:fldChar w:fldCharType="separate"/>
      </w:r>
      <w:r w:rsidR="00E75CC9" w:rsidRPr="00E75CC9">
        <w:rPr>
          <w:rFonts w:ascii="Calibri" w:hAnsi="Calibri"/>
          <w:noProof/>
          <w:color w:val="000000"/>
          <w:vertAlign w:val="superscript"/>
        </w:rPr>
        <w:t>8,36-40</w:t>
      </w:r>
      <w:r w:rsidR="00A72938">
        <w:rPr>
          <w:rFonts w:ascii="Calibri" w:hAnsi="Calibri"/>
          <w:color w:val="000000"/>
        </w:rPr>
        <w:fldChar w:fldCharType="end"/>
      </w:r>
      <w:r w:rsidR="00F5052F">
        <w:t xml:space="preserve">. This </w:t>
      </w:r>
      <w:r w:rsidR="007F39C1">
        <w:t>is also true here</w:t>
      </w:r>
      <w:r w:rsidR="00F5052F">
        <w:t xml:space="preserve"> with the majority of the data in the Australian </w:t>
      </w:r>
      <w:r w:rsidR="007F39C1">
        <w:t xml:space="preserve">Zooplankton </w:t>
      </w:r>
      <w:r w:rsidR="00F5052F">
        <w:t xml:space="preserve">Biomass </w:t>
      </w:r>
      <w:r w:rsidR="007F39C1">
        <w:t>D</w:t>
      </w:r>
      <w:r w:rsidR="00F5052F">
        <w:t xml:space="preserve">atabase collected with 200-270 </w:t>
      </w:r>
      <w:proofErr w:type="spellStart"/>
      <w:r w:rsidR="00F5052F" w:rsidRPr="003072EE">
        <w:rPr>
          <w:rFonts w:ascii="Calibri" w:eastAsia="Times New Roman" w:hAnsi="Calibri" w:cs="Times New Roman"/>
          <w:color w:val="000000"/>
          <w:lang w:eastAsia="en-AU"/>
        </w:rPr>
        <w:t>μm</w:t>
      </w:r>
      <w:proofErr w:type="spellEnd"/>
      <w:r w:rsidR="00F5052F">
        <w:rPr>
          <w:rFonts w:ascii="Calibri" w:eastAsia="Times New Roman" w:hAnsi="Calibri" w:cs="Times New Roman"/>
          <w:color w:val="000000"/>
          <w:lang w:eastAsia="en-AU"/>
        </w:rPr>
        <w:t xml:space="preserve"> </w:t>
      </w:r>
      <w:r w:rsidR="007F39C1" w:rsidRPr="00FE72C1">
        <w:rPr>
          <w:rFonts w:ascii="Calibri" w:eastAsia="Times New Roman" w:hAnsi="Calibri" w:cs="Times New Roman"/>
          <w:color w:val="000000"/>
          <w:highlight w:val="yellow"/>
          <w:lang w:eastAsia="en-AU"/>
        </w:rPr>
        <w:t>mesh (</w:t>
      </w:r>
      <w:commentRangeStart w:id="13"/>
      <w:r w:rsidR="007F39C1" w:rsidRPr="00FE72C1">
        <w:rPr>
          <w:rFonts w:ascii="Calibri" w:eastAsia="Times New Roman" w:hAnsi="Calibri" w:cs="Times New Roman"/>
          <w:color w:val="000000"/>
          <w:highlight w:val="yellow"/>
          <w:lang w:eastAsia="en-AU"/>
        </w:rPr>
        <w:t>a graph</w:t>
      </w:r>
      <w:commentRangeEnd w:id="13"/>
      <w:r w:rsidR="007F39C1">
        <w:rPr>
          <w:rStyle w:val="CommentReference"/>
        </w:rPr>
        <w:commentReference w:id="13"/>
      </w:r>
      <w:r w:rsidR="007F39C1" w:rsidRPr="00FE72C1">
        <w:rPr>
          <w:rFonts w:ascii="Calibri" w:eastAsia="Times New Roman" w:hAnsi="Calibri" w:cs="Times New Roman"/>
          <w:color w:val="000000"/>
          <w:highlight w:val="yellow"/>
          <w:lang w:eastAsia="en-AU"/>
        </w:rPr>
        <w:t>?).</w:t>
      </w:r>
      <w:r w:rsidR="007F39C1">
        <w:rPr>
          <w:rFonts w:ascii="Calibri" w:eastAsia="Times New Roman" w:hAnsi="Calibri" w:cs="Times New Roman"/>
          <w:color w:val="000000"/>
          <w:lang w:eastAsia="en-AU"/>
        </w:rPr>
        <w:t xml:space="preserve"> </w:t>
      </w:r>
      <w:r w:rsidR="00F5052F">
        <w:t>The data in the</w:t>
      </w:r>
      <w:r w:rsidR="003072EE">
        <w:t xml:space="preserve"> database has not been converted to a separate mesh size and </w:t>
      </w:r>
      <w:r w:rsidR="007221DB">
        <w:t xml:space="preserve">the </w:t>
      </w:r>
      <w:r w:rsidR="003072EE">
        <w:t>mesh size is</w:t>
      </w:r>
      <w:r w:rsidR="007221DB">
        <w:t xml:space="preserve"> therefore </w:t>
      </w:r>
      <w:r w:rsidR="003072EE">
        <w:t xml:space="preserve">included as a factor to be interpreted by the data users.  </w:t>
      </w:r>
    </w:p>
    <w:p w14:paraId="4101D0E4" w14:textId="77777777" w:rsidR="00475412" w:rsidRDefault="00475412" w:rsidP="000F6097">
      <w:pPr>
        <w:pStyle w:val="Heading2"/>
      </w:pPr>
      <w:r>
        <w:lastRenderedPageBreak/>
        <w:t>Data Records</w:t>
      </w:r>
    </w:p>
    <w:p w14:paraId="3E507F5C" w14:textId="4888FB59" w:rsidR="0001478C" w:rsidRDefault="000F6097" w:rsidP="000F6097">
      <w:r w:rsidRPr="0061411B">
        <w:t xml:space="preserve">Each data record </w:t>
      </w:r>
      <w:r w:rsidR="00111C57">
        <w:t xml:space="preserve">belongs to a project (e.g. </w:t>
      </w:r>
      <w:r w:rsidR="00111C57" w:rsidRPr="00C81033">
        <w:t>P</w:t>
      </w:r>
      <w:r w:rsidR="00111C57">
        <w:t>_</w:t>
      </w:r>
      <w:r w:rsidR="00111C57" w:rsidRPr="00C81033">
        <w:t xml:space="preserve">599 </w:t>
      </w:r>
      <w:r w:rsidR="00111C57">
        <w:t xml:space="preserve">is </w:t>
      </w:r>
      <w:r w:rsidR="00111C57" w:rsidRPr="00C81033">
        <w:t>the National Reference Stations</w:t>
      </w:r>
      <w:r w:rsidR="00111C57" w:rsidRPr="0061411B">
        <w:t xml:space="preserve"> </w:t>
      </w:r>
      <w:r w:rsidR="00111C57">
        <w:t xml:space="preserve">dataset) and </w:t>
      </w:r>
      <w:r w:rsidRPr="0061411B">
        <w:t>represents the total zooplankton biomass at a certain point in space and time and has been given a unique record identification number</w:t>
      </w:r>
      <w:r w:rsidR="00111C57">
        <w:t>:</w:t>
      </w:r>
      <w:r w:rsidRPr="0061411B">
        <w:t xml:space="preserve"> P(</w:t>
      </w:r>
      <w:proofErr w:type="spellStart"/>
      <w:r w:rsidRPr="0061411B">
        <w:t>project_id</w:t>
      </w:r>
      <w:proofErr w:type="spellEnd"/>
      <w:r w:rsidRPr="0061411B">
        <w:t>)_(</w:t>
      </w:r>
      <w:proofErr w:type="spellStart"/>
      <w:r w:rsidRPr="0061411B">
        <w:t>sample_id</w:t>
      </w:r>
      <w:proofErr w:type="spellEnd"/>
      <w:r w:rsidRPr="0061411B">
        <w:t>)_(</w:t>
      </w:r>
      <w:proofErr w:type="spellStart"/>
      <w:r w:rsidRPr="0061411B">
        <w:t>record_id</w:t>
      </w:r>
      <w:proofErr w:type="spellEnd"/>
      <w:r w:rsidRPr="0061411B">
        <w:t xml:space="preserve">). A project is defined as a set of data records </w:t>
      </w:r>
      <w:r w:rsidR="009956C1">
        <w:t>that</w:t>
      </w:r>
      <w:r w:rsidRPr="0061411B">
        <w:t xml:space="preserve"> have been </w:t>
      </w:r>
      <w:r w:rsidR="0001478C" w:rsidRPr="0061411B">
        <w:t>analysed</w:t>
      </w:r>
      <w:r w:rsidRPr="0061411B">
        <w:t xml:space="preserve"> together, usually as a cruise or study with the same sampling method and having the same person counting the samples. Metadata ascribed to a project relates to all the data records within that project. Details to identify each separate project are given in Table 1. Each sample within that project has a unique </w:t>
      </w:r>
      <w:proofErr w:type="spellStart"/>
      <w:r w:rsidRPr="0061411B">
        <w:t>sample_id</w:t>
      </w:r>
      <w:proofErr w:type="spellEnd"/>
      <w:r w:rsidRPr="0061411B">
        <w:t xml:space="preserve">. The </w:t>
      </w:r>
      <w:proofErr w:type="spellStart"/>
      <w:r w:rsidRPr="0061411B">
        <w:t>sample_id</w:t>
      </w:r>
      <w:proofErr w:type="spellEnd"/>
      <w:r w:rsidRPr="0061411B">
        <w:t xml:space="preserve"> has not been changed from the original data set to maintain traceability. So these may be duplicated between projects but P(</w:t>
      </w:r>
      <w:proofErr w:type="spellStart"/>
      <w:r w:rsidRPr="0061411B">
        <w:t>project_</w:t>
      </w:r>
      <w:proofErr w:type="gramStart"/>
      <w:r w:rsidRPr="0061411B">
        <w:t>id</w:t>
      </w:r>
      <w:proofErr w:type="spellEnd"/>
      <w:r w:rsidRPr="0061411B">
        <w:t>)_</w:t>
      </w:r>
      <w:proofErr w:type="gramEnd"/>
      <w:r w:rsidRPr="0061411B">
        <w:t>(</w:t>
      </w:r>
      <w:proofErr w:type="spellStart"/>
      <w:r w:rsidRPr="0061411B">
        <w:t>sample_id</w:t>
      </w:r>
      <w:proofErr w:type="spellEnd"/>
      <w:r w:rsidRPr="0061411B">
        <w:t xml:space="preserve">) will be a </w:t>
      </w:r>
      <w:r w:rsidR="00C53B18">
        <w:t>unique entity in space and time</w:t>
      </w:r>
      <w:r w:rsidRPr="0061411B">
        <w:t xml:space="preserve">. </w:t>
      </w:r>
      <w:r w:rsidR="00FE1137" w:rsidRPr="0061411B">
        <w:t xml:space="preserve"> </w:t>
      </w:r>
      <w:r w:rsidR="009956C1">
        <w:t>Fields</w:t>
      </w:r>
      <w:r w:rsidR="00FE1137" w:rsidRPr="0061411B">
        <w:t xml:space="preserve"> in the dataset</w:t>
      </w:r>
      <w:r w:rsidR="009956C1">
        <w:t xml:space="preserve"> include</w:t>
      </w:r>
      <w:r w:rsidR="00FE1137" w:rsidRPr="0061411B">
        <w:t xml:space="preserve">: latitude, longitude, sample date </w:t>
      </w:r>
      <w:r w:rsidR="009956C1">
        <w:t xml:space="preserve">and </w:t>
      </w:r>
      <w:r w:rsidR="00FE1137" w:rsidRPr="0061411B">
        <w:t xml:space="preserve">time </w:t>
      </w:r>
      <w:r w:rsidR="0061411B">
        <w:t xml:space="preserve">(local and </w:t>
      </w:r>
      <w:r w:rsidR="00FE1137" w:rsidRPr="0061411B">
        <w:t>UMT</w:t>
      </w:r>
      <w:r w:rsidR="0061411B">
        <w:t>), d</w:t>
      </w:r>
      <w:r w:rsidR="00FE1137" w:rsidRPr="0061411B">
        <w:t>epth (mini</w:t>
      </w:r>
      <w:r w:rsidR="0061411B">
        <w:t>m</w:t>
      </w:r>
      <w:r w:rsidR="009956C1">
        <w:t>um, maximum, bathymetric</w:t>
      </w:r>
      <w:r w:rsidR="00FE1137" w:rsidRPr="0061411B">
        <w:t xml:space="preserve">), </w:t>
      </w:r>
      <w:r w:rsidR="0061411B">
        <w:t>b</w:t>
      </w:r>
      <w:r w:rsidR="00FE1137" w:rsidRPr="0061411B">
        <w:t xml:space="preserve">iomass </w:t>
      </w:r>
      <w:r w:rsidR="00952C96">
        <w:t>(</w:t>
      </w:r>
      <w:r w:rsidR="00000ECF">
        <w:t>in the original units it was collected in by the project)</w:t>
      </w:r>
      <w:r w:rsidR="00FE1137" w:rsidRPr="0061411B">
        <w:t xml:space="preserve">, </w:t>
      </w:r>
      <w:r w:rsidR="00952C96">
        <w:t>biomass collection method</w:t>
      </w:r>
      <w:r w:rsidR="00B82B3D" w:rsidRPr="0061411B">
        <w:t xml:space="preserve">, </w:t>
      </w:r>
      <w:r w:rsidR="00952C96">
        <w:t>c</w:t>
      </w:r>
      <w:r w:rsidR="00FE1137" w:rsidRPr="0061411B">
        <w:t xml:space="preserve">arbon </w:t>
      </w:r>
      <w:r w:rsidR="00952C96">
        <w:t>(</w:t>
      </w:r>
      <w:r w:rsidR="00A74F38" w:rsidRPr="0061411B">
        <w:rPr>
          <w:rFonts w:cstheme="minorHAnsi"/>
        </w:rPr>
        <w:t>µ</w:t>
      </w:r>
      <w:r w:rsidR="00A74F38" w:rsidRPr="0061411B">
        <w:t xml:space="preserve">g </w:t>
      </w:r>
      <w:r w:rsidR="00FE1137" w:rsidRPr="0061411B">
        <w:t>C/m</w:t>
      </w:r>
      <w:r w:rsidR="00FE1137" w:rsidRPr="0061411B">
        <w:rPr>
          <w:vertAlign w:val="superscript"/>
        </w:rPr>
        <w:t>3</w:t>
      </w:r>
      <w:r w:rsidR="00000ECF">
        <w:t>),</w:t>
      </w:r>
      <w:r w:rsidR="00FE1137" w:rsidRPr="0061411B">
        <w:t xml:space="preserve"> </w:t>
      </w:r>
      <w:r w:rsidR="00952C96">
        <w:t>n</w:t>
      </w:r>
      <w:r w:rsidR="00FE1137" w:rsidRPr="0061411B">
        <w:t>et type</w:t>
      </w:r>
      <w:r w:rsidR="00952C96">
        <w:t>, m</w:t>
      </w:r>
      <w:r w:rsidR="00FE1137" w:rsidRPr="0061411B">
        <w:t xml:space="preserve">esh size, </w:t>
      </w:r>
      <w:r w:rsidR="00952C96">
        <w:t>t</w:t>
      </w:r>
      <w:r w:rsidR="00FE1137" w:rsidRPr="0061411B">
        <w:t>ow direction (vertical, horizontal, oblique)</w:t>
      </w:r>
      <w:r w:rsidR="0061411B" w:rsidRPr="0061411B">
        <w:t xml:space="preserve"> and day/night.</w:t>
      </w:r>
    </w:p>
    <w:p w14:paraId="3B68645F" w14:textId="3735D4DE" w:rsidR="0061411B" w:rsidRDefault="009956C1">
      <w:r>
        <w:t>The majority of the</w:t>
      </w:r>
      <w:r w:rsidR="000F6097">
        <w:t xml:space="preserve"> projects have been uploaded as part of the collation of data for this database. </w:t>
      </w:r>
      <w:r>
        <w:t>T</w:t>
      </w:r>
      <w:r w:rsidR="000F6097">
        <w:t>he IMOS National Reference Stations, P</w:t>
      </w:r>
      <w:r w:rsidR="00F75EC8">
        <w:t>_</w:t>
      </w:r>
      <w:r w:rsidR="000F6097">
        <w:t>599, and Continuous</w:t>
      </w:r>
      <w:r w:rsidR="00C53B18">
        <w:t xml:space="preserve"> Plankton Recorder Survey, P</w:t>
      </w:r>
      <w:r w:rsidR="00F75EC8">
        <w:t>_</w:t>
      </w:r>
      <w:r w:rsidR="00C53B18">
        <w:t>597</w:t>
      </w:r>
      <w:r>
        <w:t>,</w:t>
      </w:r>
      <w:r w:rsidR="00C53B18">
        <w:t xml:space="preserve"> </w:t>
      </w:r>
      <w:r w:rsidR="000F6097">
        <w:t>are continually updated and available through the AODN</w:t>
      </w:r>
      <w:r w:rsidR="00C53B18">
        <w:t xml:space="preserve"> as they are ongoing long-term IMOS projects</w:t>
      </w:r>
      <w:r w:rsidR="000F6097">
        <w:t xml:space="preserve">. </w:t>
      </w:r>
      <w:r w:rsidR="00C53B18">
        <w:t>These two surveys from 2009 to the</w:t>
      </w:r>
      <w:r w:rsidR="0061411B">
        <w:t xml:space="preserve"> present, contribute </w:t>
      </w:r>
      <w:r>
        <w:t>&gt;</w:t>
      </w:r>
      <w:r w:rsidR="0061411B">
        <w:t>2500 records to the database</w:t>
      </w:r>
      <w:r w:rsidR="00C53B18">
        <w:t xml:space="preserve"> and this will continue to increase. </w:t>
      </w:r>
    </w:p>
    <w:p w14:paraId="4504032B" w14:textId="14CAC387" w:rsidR="002A4E04" w:rsidRDefault="007E3C69" w:rsidP="00475412">
      <w:pPr>
        <w:pStyle w:val="Heading2"/>
      </w:pPr>
      <w:r>
        <w:t>Technical validation</w:t>
      </w:r>
    </w:p>
    <w:p w14:paraId="1F1A7A2E" w14:textId="288EC68F" w:rsidR="001C31A3" w:rsidRPr="001C31A3" w:rsidRDefault="005008EA" w:rsidP="001C31A3">
      <w:r>
        <w:t xml:space="preserve">Zooplankton biomass has been sampled in a wide variety of methods and </w:t>
      </w:r>
      <w:r w:rsidR="00F75EC8">
        <w:t>measured in many different ways</w:t>
      </w:r>
      <w:r>
        <w:t xml:space="preserve">. </w:t>
      </w:r>
      <w:r w:rsidR="006F1E07">
        <w:t>The</w:t>
      </w:r>
      <w:r w:rsidR="00000ECF">
        <w:t xml:space="preserve"> </w:t>
      </w:r>
      <w:r>
        <w:t xml:space="preserve">biomass measurement method </w:t>
      </w:r>
      <w:r w:rsidR="00000ECF">
        <w:t>is recorded as the original measurement used by each project</w:t>
      </w:r>
      <w:r w:rsidR="00AB65A5">
        <w:t>:</w:t>
      </w:r>
      <w:r w:rsidR="00000ECF">
        <w:t xml:space="preserve"> biomass calculated as </w:t>
      </w:r>
      <w:r w:rsidR="007A3D62">
        <w:t xml:space="preserve">dry/wet mass, ash free </w:t>
      </w:r>
      <w:r w:rsidR="007A3D62" w:rsidRPr="0026418F">
        <w:t xml:space="preserve">dry </w:t>
      </w:r>
      <w:r w:rsidR="00000ECF" w:rsidRPr="0026418F">
        <w:t xml:space="preserve">weight or carbon; or biovolume calculated as </w:t>
      </w:r>
      <w:r w:rsidR="007A3D62" w:rsidRPr="0026418F">
        <w:t>displacement volume or settled</w:t>
      </w:r>
      <w:r w:rsidRPr="0026418F">
        <w:t xml:space="preserve"> volume</w:t>
      </w:r>
      <w:r w:rsidR="00836EAA">
        <w:t>.</w:t>
      </w:r>
      <w:r w:rsidR="00AF5008">
        <w:t xml:space="preserve"> If the </w:t>
      </w:r>
      <w:r w:rsidR="00AB65A5">
        <w:t>original</w:t>
      </w:r>
      <w:r w:rsidR="00AF5008">
        <w:t xml:space="preserve"> values are used, care is needed as the units vary </w:t>
      </w:r>
      <w:r w:rsidR="00F75EC8">
        <w:t>(</w:t>
      </w:r>
      <w:r w:rsidR="00AF5008">
        <w:t>e.g. mg/m</w:t>
      </w:r>
      <w:r w:rsidR="00AF5008" w:rsidRPr="00AF5008">
        <w:rPr>
          <w:vertAlign w:val="superscript"/>
        </w:rPr>
        <w:t>3</w:t>
      </w:r>
      <w:r w:rsidR="00AF5008">
        <w:t xml:space="preserve"> and g/m</w:t>
      </w:r>
      <w:r w:rsidR="00AF5008" w:rsidRPr="00AF5008">
        <w:rPr>
          <w:vertAlign w:val="superscript"/>
        </w:rPr>
        <w:t>3</w:t>
      </w:r>
      <w:r w:rsidR="00F75EC8">
        <w:t>).</w:t>
      </w:r>
      <w:r w:rsidR="00836EAA">
        <w:t xml:space="preserve"> </w:t>
      </w:r>
      <w:r w:rsidR="00836EAA" w:rsidRPr="0026418F">
        <w:t xml:space="preserve"> All these measurements</w:t>
      </w:r>
      <w:r w:rsidR="00836EAA">
        <w:t xml:space="preserve"> have been converted to a carbon measure (</w:t>
      </w:r>
      <w:r w:rsidR="00836EAA" w:rsidRPr="0061411B">
        <w:rPr>
          <w:rFonts w:cstheme="minorHAnsi"/>
        </w:rPr>
        <w:t>µ</w:t>
      </w:r>
      <w:r w:rsidR="00836EAA" w:rsidRPr="0061411B">
        <w:t>g C/m</w:t>
      </w:r>
      <w:r w:rsidR="00836EAA" w:rsidRPr="0061411B">
        <w:rPr>
          <w:vertAlign w:val="superscript"/>
        </w:rPr>
        <w:t>3</w:t>
      </w:r>
      <w:r w:rsidR="00836EAA">
        <w:t>) to allow inter-project comparison.</w:t>
      </w:r>
    </w:p>
    <w:p w14:paraId="46627853" w14:textId="4A1F731A" w:rsidR="007A3D62" w:rsidRDefault="00F75EC8" w:rsidP="005008EA">
      <w:r>
        <w:t>Samples with</w:t>
      </w:r>
      <w:r w:rsidR="0026418F" w:rsidRPr="0026418F">
        <w:t xml:space="preserve"> missing location and</w:t>
      </w:r>
      <w:r>
        <w:t>/or</w:t>
      </w:r>
      <w:r w:rsidR="0026418F" w:rsidRPr="0026418F">
        <w:t xml:space="preserve"> sampling dates have been excluded from the dataset</w:t>
      </w:r>
      <w:r w:rsidR="00AF5008" w:rsidRPr="0026418F">
        <w:t xml:space="preserve">. Some </w:t>
      </w:r>
      <w:r w:rsidR="0026418F">
        <w:t>projects</w:t>
      </w:r>
      <w:r w:rsidR="00AF5008">
        <w:t xml:space="preserve"> are missing</w:t>
      </w:r>
      <w:r w:rsidR="0026418F">
        <w:t xml:space="preserve"> data in some fields</w:t>
      </w:r>
      <w:r>
        <w:t xml:space="preserve"> such as</w:t>
      </w:r>
      <w:r w:rsidR="00AF5008">
        <w:t xml:space="preserve"> minimum and maximum </w:t>
      </w:r>
      <w:r w:rsidR="00BC0D85">
        <w:t xml:space="preserve">depths, </w:t>
      </w:r>
      <w:r w:rsidR="00AF5008">
        <w:t xml:space="preserve">tow direction </w:t>
      </w:r>
      <w:r w:rsidR="00BC0D85">
        <w:t>and/or net type</w:t>
      </w:r>
      <w:r w:rsidR="00AF5008">
        <w:t>. Bottom depth was calculated from the ETOPO1 bathymetry and topography database</w:t>
      </w:r>
      <w:r w:rsidR="00AF5008">
        <w:fldChar w:fldCharType="begin"/>
      </w:r>
      <w:r w:rsidR="00E67CA8">
        <w:instrText xml:space="preserve"> ADDIN EN.CITE &lt;EndNote&gt;&lt;Cite&gt;&lt;Author&gt;Pante&lt;/Author&gt;&lt;Year&gt;2013&lt;/Year&gt;&lt;RecNum&gt;1950&lt;/RecNum&gt;&lt;DisplayText&gt;&lt;style face="superscript"&gt;14&lt;/style&gt;&lt;/DisplayText&gt;&lt;record&gt;&lt;rec-number&gt;1950&lt;/rec-number&gt;&lt;foreign-keys&gt;&lt;key app="EN" db-id="dtzr5pa2kvx9p5e2998x9rap5t09s999sztd" timestamp="1544485558"&gt;1950&lt;/key&gt;&lt;/foreign-keys&gt;&lt;ref-type name="Journal Article"&gt;17&lt;/ref-type&gt;&lt;contributors&gt;&lt;authors&gt;&lt;author&gt;Pante, E.&lt;/author&gt;&lt;author&gt;Simon-Bouhet, B.&lt;/author&gt;&lt;/authors&gt;&lt;/contributors&gt;&lt;titles&gt;&lt;title&gt;marmap: A Package for Importing, Plotting and Analyzing Bathymetric and Topographic Data in R&lt;/title&gt;&lt;secondary-title&gt;Plos One&lt;/secondary-title&gt;&lt;/titles&gt;&lt;periodical&gt;&lt;full-title&gt;PLoS ONE&lt;/full-title&gt;&lt;/periodical&gt;&lt;volume&gt;8&lt;/volume&gt;&lt;number&gt;9&lt;/number&gt;&lt;dates&gt;&lt;year&gt;2013&lt;/year&gt;&lt;pub-dates&gt;&lt;date&gt;Sep&lt;/date&gt;&lt;/pub-dates&gt;&lt;/dates&gt;&lt;isbn&gt;1932-6203&lt;/isbn&gt;&lt;accession-num&gt;WOS:000324338200034&lt;/accession-num&gt;&lt;urls&gt;&lt;related-urls&gt;&lt;url&gt;&amp;lt;Go to ISI&amp;gt;://WOS:000324338200034&lt;/url&gt;&lt;/related-urls&gt;&lt;/urls&gt;&lt;custom7&gt;e73051&lt;/custom7&gt;&lt;electronic-resource-num&gt;10.1371/journal.pone.0073051&lt;/electronic-resource-num&gt;&lt;/record&gt;&lt;/Cite&gt;&lt;/EndNote&gt;</w:instrText>
      </w:r>
      <w:r w:rsidR="00AF5008">
        <w:fldChar w:fldCharType="separate"/>
      </w:r>
      <w:r w:rsidR="00E67CA8" w:rsidRPr="00E67CA8">
        <w:rPr>
          <w:noProof/>
          <w:vertAlign w:val="superscript"/>
        </w:rPr>
        <w:t>14</w:t>
      </w:r>
      <w:r w:rsidR="00AF5008">
        <w:fldChar w:fldCharType="end"/>
      </w:r>
      <w:r w:rsidR="00AF5008">
        <w:t xml:space="preserve">. In some of </w:t>
      </w:r>
      <w:r w:rsidR="00111C57">
        <w:t xml:space="preserve">the </w:t>
      </w:r>
      <w:r w:rsidR="00AF5008">
        <w:t xml:space="preserve">coastal </w:t>
      </w:r>
      <w:r w:rsidR="00AB65A5">
        <w:t>records,</w:t>
      </w:r>
      <w:r w:rsidR="00AF5008">
        <w:t xml:space="preserve"> depth could not be resolv</w:t>
      </w:r>
      <w:r w:rsidR="0026418F">
        <w:t>ed from this dataset using 1/6</w:t>
      </w:r>
      <w:r w:rsidR="0026418F" w:rsidRPr="00F75EC8">
        <w:rPr>
          <w:vertAlign w:val="superscript"/>
        </w:rPr>
        <w:t>th</w:t>
      </w:r>
      <w:r w:rsidR="00AF5008">
        <w:t xml:space="preserve"> degree squares e.g. Darwin Harbour samples</w:t>
      </w:r>
      <w:r w:rsidR="0026418F">
        <w:t xml:space="preserve"> (P_4)</w:t>
      </w:r>
      <w:r w:rsidR="00AF5008">
        <w:t>. This is &lt; 100 records</w:t>
      </w:r>
      <w:r w:rsidR="00836EAA">
        <w:t xml:space="preserve"> (64)</w:t>
      </w:r>
      <w:r w:rsidR="00AF5008">
        <w:t xml:space="preserve"> and depth could be </w:t>
      </w:r>
      <w:r>
        <w:t>estimated</w:t>
      </w:r>
      <w:r w:rsidR="00AF5008">
        <w:t xml:space="preserve"> from nautical charts if required.</w:t>
      </w:r>
      <w:r w:rsidR="00B109F8">
        <w:t xml:space="preserve"> It must also be noted that t</w:t>
      </w:r>
      <w:r w:rsidR="00B109F8" w:rsidRPr="003647FB">
        <w:t xml:space="preserve">he </w:t>
      </w:r>
      <w:r w:rsidR="00B109F8">
        <w:t xml:space="preserve">project </w:t>
      </w:r>
      <w:r w:rsidR="00B109F8" w:rsidRPr="003647FB">
        <w:t>datasets have different spatial and temporal scales</w:t>
      </w:r>
      <w:r w:rsidR="00B109F8">
        <w:t xml:space="preserve">, depth profiles and are not comprehensive and are patchy in some areas. </w:t>
      </w:r>
      <w:r w:rsidR="00B109F8" w:rsidRPr="00BC0D85">
        <w:t>Where</w:t>
      </w:r>
      <w:r w:rsidR="00B109F8">
        <w:t xml:space="preserve"> projects have no time of collection details but note whether the sample was collected in daylight or darkness this is noted. Otherwise, day/night was calculated based on sunset/sunrise times for each sample location using the crepuscule function in the </w:t>
      </w:r>
      <w:proofErr w:type="spellStart"/>
      <w:r w:rsidR="00B109F8">
        <w:t>maptools</w:t>
      </w:r>
      <w:proofErr w:type="spellEnd"/>
      <w:r w:rsidR="00B109F8">
        <w:t xml:space="preserve"> package in R using the local time of sampling.</w:t>
      </w:r>
    </w:p>
    <w:p w14:paraId="1B916B73" w14:textId="07595462" w:rsidR="00AF5008" w:rsidRPr="00F75EC8" w:rsidRDefault="00111C57" w:rsidP="005008EA">
      <w:r>
        <w:t>T</w:t>
      </w:r>
      <w:r w:rsidR="00F75EC8">
        <w:t xml:space="preserve">he LOPC dataset </w:t>
      </w:r>
      <w:r>
        <w:t xml:space="preserve">(P_1135) </w:t>
      </w:r>
      <w:r w:rsidR="00AF5008">
        <w:t xml:space="preserve">does not have a </w:t>
      </w:r>
      <w:r w:rsidR="00BC0D85">
        <w:t xml:space="preserve">net </w:t>
      </w:r>
      <w:r w:rsidR="00AF5008">
        <w:t xml:space="preserve">mesh size </w:t>
      </w:r>
      <w:r w:rsidR="00BC0D85">
        <w:t>due to the collection method</w:t>
      </w:r>
      <w:r w:rsidR="00F75EC8">
        <w:t xml:space="preserve"> (it has </w:t>
      </w:r>
      <w:proofErr w:type="gramStart"/>
      <w:r w:rsidR="00F75EC8">
        <w:t>an</w:t>
      </w:r>
      <w:proofErr w:type="gramEnd"/>
      <w:r w:rsidR="00F75EC8">
        <w:t xml:space="preserve"> </w:t>
      </w:r>
      <w:r>
        <w:t xml:space="preserve">collection </w:t>
      </w:r>
      <w:r w:rsidR="00F75EC8">
        <w:t>aperture but minimum size is set by what is resolved by the lasers)</w:t>
      </w:r>
      <w:r w:rsidR="00AF5008">
        <w:t>.</w:t>
      </w:r>
      <w:r w:rsidR="00F75EC8">
        <w:t xml:space="preserve"> The CPR </w:t>
      </w:r>
      <w:r w:rsidR="00F75EC8" w:rsidRPr="00F75EC8">
        <w:t>sampler (P_597) uses</w:t>
      </w:r>
      <w:r w:rsidR="00AF5008" w:rsidRPr="00F75EC8">
        <w:t xml:space="preserve"> </w:t>
      </w:r>
      <w:r w:rsidR="00F75EC8" w:rsidRPr="00F75EC8">
        <w:t>silk mesh which retains smaller organism tha</w:t>
      </w:r>
      <w:r>
        <w:t>n</w:t>
      </w:r>
      <w:r w:rsidR="00F75EC8" w:rsidRPr="00F75EC8">
        <w:t xml:space="preserve"> conventional nylon mesh</w:t>
      </w:r>
      <w:r w:rsidR="00B109F8">
        <w:fldChar w:fldCharType="begin"/>
      </w:r>
      <w:r w:rsidR="00B109F8">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00B109F8">
        <w:fldChar w:fldCharType="separate"/>
      </w:r>
      <w:r w:rsidR="00B109F8" w:rsidRPr="00B109F8">
        <w:rPr>
          <w:noProof/>
          <w:vertAlign w:val="superscript"/>
        </w:rPr>
        <w:t>12</w:t>
      </w:r>
      <w:r w:rsidR="00B109F8">
        <w:fldChar w:fldCharType="end"/>
      </w:r>
      <w:r w:rsidR="00F75EC8" w:rsidRPr="00F75EC8">
        <w:t xml:space="preserve">. </w:t>
      </w:r>
      <w:r w:rsidR="00AF5008" w:rsidRPr="00F75EC8">
        <w:t xml:space="preserve">We </w:t>
      </w:r>
      <w:r w:rsidR="00F75EC8" w:rsidRPr="00F75EC8">
        <w:t xml:space="preserve">therefore </w:t>
      </w:r>
      <w:r w:rsidR="00AF5008" w:rsidRPr="00F75EC8">
        <w:t>suggest that the LOPC</w:t>
      </w:r>
      <w:r w:rsidR="00F75EC8" w:rsidRPr="00F75EC8">
        <w:t xml:space="preserve"> and </w:t>
      </w:r>
      <w:proofErr w:type="gramStart"/>
      <w:r w:rsidR="00F75EC8" w:rsidRPr="00F75EC8">
        <w:t xml:space="preserve">CPR </w:t>
      </w:r>
      <w:r w:rsidR="00AF5008" w:rsidRPr="00F75EC8">
        <w:t xml:space="preserve"> data</w:t>
      </w:r>
      <w:proofErr w:type="gramEnd"/>
      <w:r w:rsidR="00AF5008" w:rsidRPr="00F75EC8">
        <w:t xml:space="preserve"> should be analysed separately</w:t>
      </w:r>
      <w:r w:rsidR="00F75EC8" w:rsidRPr="00F75EC8">
        <w:t xml:space="preserve"> from the net data</w:t>
      </w:r>
      <w:r w:rsidR="00AF5008" w:rsidRPr="00F75EC8">
        <w:t xml:space="preserve"> as t</w:t>
      </w:r>
      <w:r w:rsidR="00F75EC8" w:rsidRPr="00F75EC8">
        <w:t>hey are internally consistent but</w:t>
      </w:r>
      <w:r w:rsidR="00AF5008" w:rsidRPr="00F75EC8">
        <w:t xml:space="preserve"> need to be standardised to make them comparable to biomass from net samples.</w:t>
      </w:r>
    </w:p>
    <w:p w14:paraId="3BC30419" w14:textId="07AB58CC" w:rsidR="00F61661" w:rsidRPr="00264898" w:rsidRDefault="008805A4">
      <w:pPr>
        <w:rPr>
          <w:bCs/>
          <w:color w:val="333333"/>
          <w:spacing w:val="2"/>
          <w:lang w:val="en"/>
        </w:rPr>
      </w:pPr>
      <w:r w:rsidRPr="00B03465">
        <w:t xml:space="preserve">Unfortunately while </w:t>
      </w:r>
      <w:r w:rsidR="00B03465" w:rsidRPr="00B03465">
        <w:t xml:space="preserve">some of </w:t>
      </w:r>
      <w:r w:rsidRPr="00B03465">
        <w:t xml:space="preserve">the earliest research cruises in the Australian region </w:t>
      </w:r>
      <w:r w:rsidRPr="00B03465">
        <w:rPr>
          <w:rStyle w:val="occurrence"/>
          <w:bCs/>
          <w:color w:val="333333"/>
          <w:spacing w:val="2"/>
          <w:lang w:val="en"/>
        </w:rPr>
        <w:t xml:space="preserve">sampled </w:t>
      </w:r>
      <w:r w:rsidR="00B109F8">
        <w:rPr>
          <w:rStyle w:val="occurrence"/>
          <w:bCs/>
          <w:color w:val="333333"/>
          <w:spacing w:val="2"/>
          <w:lang w:val="en"/>
        </w:rPr>
        <w:t>zoo</w:t>
      </w:r>
      <w:r w:rsidRPr="00B03465">
        <w:rPr>
          <w:rStyle w:val="occurrence"/>
          <w:bCs/>
          <w:color w:val="333333"/>
          <w:spacing w:val="2"/>
          <w:lang w:val="en"/>
        </w:rPr>
        <w:t>plankton</w:t>
      </w:r>
      <w:r w:rsidR="00B109F8">
        <w:rPr>
          <w:rStyle w:val="occurrence"/>
          <w:bCs/>
          <w:color w:val="333333"/>
          <w:spacing w:val="2"/>
          <w:lang w:val="en"/>
        </w:rPr>
        <w:t>,</w:t>
      </w:r>
      <w:r w:rsidRPr="00B03465">
        <w:rPr>
          <w:rStyle w:val="occurrence"/>
          <w:bCs/>
          <w:color w:val="333333"/>
          <w:spacing w:val="2"/>
          <w:lang w:val="en"/>
        </w:rPr>
        <w:t xml:space="preserve"> they did not </w:t>
      </w:r>
      <w:r w:rsidR="00AB65A5" w:rsidRPr="00B03465">
        <w:rPr>
          <w:rStyle w:val="occurrence"/>
          <w:bCs/>
          <w:color w:val="333333"/>
          <w:spacing w:val="2"/>
          <w:lang w:val="en"/>
        </w:rPr>
        <w:t>quantitatively</w:t>
      </w:r>
      <w:r w:rsidRPr="00B03465">
        <w:rPr>
          <w:rStyle w:val="occurrence"/>
          <w:bCs/>
          <w:color w:val="333333"/>
          <w:spacing w:val="2"/>
          <w:lang w:val="en"/>
        </w:rPr>
        <w:t xml:space="preserve"> measure biomass of the zooplankton</w:t>
      </w:r>
      <w:r w:rsidR="00B03465" w:rsidRPr="00B03465">
        <w:rPr>
          <w:rStyle w:val="occurrence"/>
          <w:bCs/>
          <w:color w:val="333333"/>
          <w:spacing w:val="2"/>
          <w:lang w:val="en"/>
        </w:rPr>
        <w:t>. T</w:t>
      </w:r>
      <w:r w:rsidRPr="00B03465">
        <w:rPr>
          <w:rStyle w:val="occurrence"/>
          <w:bCs/>
          <w:color w:val="333333"/>
          <w:spacing w:val="2"/>
          <w:lang w:val="en"/>
        </w:rPr>
        <w:t xml:space="preserve">his includes the </w:t>
      </w:r>
      <w:r w:rsidRPr="00B03465">
        <w:rPr>
          <w:rStyle w:val="occurrence"/>
          <w:bCs/>
          <w:color w:val="333333"/>
          <w:spacing w:val="2"/>
          <w:lang w:val="en"/>
        </w:rPr>
        <w:lastRenderedPageBreak/>
        <w:t xml:space="preserve">following </w:t>
      </w:r>
      <w:r w:rsidRPr="00B03465">
        <w:t xml:space="preserve">voyages/research expeditions: </w:t>
      </w:r>
      <w:r w:rsidRPr="00F61661">
        <w:rPr>
          <w:i/>
        </w:rPr>
        <w:t>Challenger</w:t>
      </w:r>
      <w:r w:rsidRPr="00B03465">
        <w:t xml:space="preserve"> </w:t>
      </w:r>
      <w:r w:rsidR="00F61661">
        <w:t>Expedition, 1873-</w:t>
      </w:r>
      <w:r w:rsidR="00B03465" w:rsidRPr="00B03465">
        <w:t>1876</w:t>
      </w:r>
      <w:r w:rsidR="00F61661">
        <w:t xml:space="preserve">, </w:t>
      </w:r>
      <w:r w:rsidR="00B03465" w:rsidRPr="00B03465">
        <w:t xml:space="preserve"> off </w:t>
      </w:r>
      <w:r w:rsidR="00136790">
        <w:t>south-east</w:t>
      </w:r>
      <w:r w:rsidR="00B03465" w:rsidRPr="00B03465">
        <w:t xml:space="preserve"> Australia – surface sampling was not quantitative</w:t>
      </w:r>
      <w:r w:rsidR="00DA0004">
        <w:fldChar w:fldCharType="begin"/>
      </w:r>
      <w:r w:rsidR="00E75CC9">
        <w:instrText xml:space="preserve"> ADDIN EN.CITE &lt;EndNote&gt;&lt;Cite&gt;&lt;Author&gt;Brady&lt;/Author&gt;&lt;Year&gt;1883&lt;/Year&gt;&lt;RecNum&gt;1309&lt;/RecNum&gt;&lt;DisplayText&gt;&lt;style face="superscript"&gt;41,42&lt;/style&gt;&lt;/DisplayText&gt;&lt;record&gt;&lt;rec-number&gt;1309&lt;/rec-number&gt;&lt;foreign-keys&gt;&lt;key app="EN" db-id="dtzr5pa2kvx9p5e2998x9rap5t09s999sztd" timestamp="1430810821"&gt;1309&lt;/key&gt;&lt;/foreign-keys&gt;&lt;ref-type name="Journal Article"&gt;17&lt;/ref-type&gt;&lt;contributors&gt;&lt;authors&gt;&lt;author&gt;Brady, G. S.&lt;/author&gt;&lt;/authors&gt;&lt;/contributors&gt;&lt;titles&gt;&lt;title&gt;Report on the Copepoda collected by H. M. S. &amp;apos;Challenger&amp;apos; during the years 1873-76&lt;/title&gt;&lt;secondary-title&gt;Rep. Sci. Results, Voy. of H. M. S. &amp;quot;Challenger,&amp;quot; Zool.&lt;/secondary-title&gt;&lt;/titles&gt;&lt;periodical&gt;&lt;full-title&gt;Rep. Sci. Results, Voy. of H. M. S. &amp;quot;Challenger,&amp;quot; Zool.&lt;/full-title&gt;&lt;/periodical&gt;&lt;pages&gt;1-142&lt;/pages&gt;&lt;volume&gt;viii&lt;/volume&gt;&lt;number&gt;23&lt;/number&gt;&lt;keywords&gt;&lt;keyword&gt;Agetus&lt;/keyword&gt;&lt;keyword&gt;Neocalanus gracilis&lt;/keyword&gt;&lt;/keywords&gt;&lt;dates&gt;&lt;year&gt;1883&lt;/year&gt;&lt;pub-dates&gt;&lt;date&gt;1883&lt;/date&gt;&lt;/pub-dates&gt;&lt;/dates&gt;&lt;accession-num&gt;ZOOREC:ZOOR02000001121&lt;/accession-num&gt;&lt;urls&gt;&lt;related-urls&gt;&lt;url&gt;&amp;lt;Go to ISI&amp;gt;://ZOOREC:ZOOR02000001121&lt;/url&gt;&lt;/related-urls&gt;&lt;/urls&gt;&lt;/record&gt;&lt;/Cite&gt;&lt;Cite&gt;&lt;Author&gt;Knox&lt;/Author&gt;&lt;Year&gt;2007&lt;/Year&gt;&lt;RecNum&gt;1965&lt;/RecNum&gt;&lt;record&gt;&lt;rec-number&gt;1965&lt;/rec-number&gt;&lt;foreign-keys&gt;&lt;key app="EN" db-id="dtzr5pa2kvx9p5e2998x9rap5t09s999sztd" timestamp="1544511998"&gt;1965&lt;/key&gt;&lt;/foreign-keys&gt;&lt;ref-type name="Book"&gt;6&lt;/ref-type&gt;&lt;contributors&gt;&lt;authors&gt;&lt;author&gt;Knox, George A.&lt;/author&gt;&lt;author&gt;Knox, George A.&lt;/author&gt;&lt;/authors&gt;&lt;/contributors&gt;&lt;titles&gt;&lt;title&gt;Biology of the Southern Ocean. Second edition&lt;/title&gt;&lt;secondary-title&gt;Biology of the Southern Ocean. Second edition.&lt;/secondary-title&gt;&lt;/titles&gt;&lt;pages&gt;1-621&lt;/pages&gt;&lt;dates&gt;&lt;year&gt;2007&lt;/year&gt;&lt;/dates&gt;&lt;isbn&gt;0849333946&lt;/isbn&gt;&lt;accession-num&gt;ZOOREC:ZOOR14304028413&lt;/accession-num&gt;&lt;urls&gt;&lt;related-urls&gt;&lt;url&gt;&amp;lt;Go to ISI&amp;gt;://ZOOREC:ZOOR14304028413&lt;/url&gt;&lt;/related-urls&gt;&lt;/urls&gt;&lt;/record&gt;&lt;/Cite&gt;&lt;/EndNote&gt;</w:instrText>
      </w:r>
      <w:r w:rsidR="00DA0004">
        <w:fldChar w:fldCharType="separate"/>
      </w:r>
      <w:r w:rsidR="00E75CC9" w:rsidRPr="00E75CC9">
        <w:rPr>
          <w:noProof/>
          <w:vertAlign w:val="superscript"/>
        </w:rPr>
        <w:t>41,42</w:t>
      </w:r>
      <w:r w:rsidR="00DA0004">
        <w:fldChar w:fldCharType="end"/>
      </w:r>
      <w:r w:rsidR="0009466A" w:rsidRPr="00DA45E8">
        <w:t>;</w:t>
      </w:r>
      <w:r w:rsidRPr="00DA45E8">
        <w:t xml:space="preserve"> </w:t>
      </w:r>
      <w:proofErr w:type="spellStart"/>
      <w:r w:rsidRPr="00DA45E8">
        <w:rPr>
          <w:i/>
        </w:rPr>
        <w:t>Siboga</w:t>
      </w:r>
      <w:proofErr w:type="spellEnd"/>
      <w:r w:rsidR="00F61661" w:rsidRPr="00DA45E8">
        <w:t>,</w:t>
      </w:r>
      <w:r w:rsidRPr="00DA45E8">
        <w:rPr>
          <w:rStyle w:val="occurrence"/>
          <w:bCs/>
          <w:color w:val="333333"/>
          <w:spacing w:val="2"/>
          <w:lang w:val="en"/>
        </w:rPr>
        <w:t xml:space="preserve"> </w:t>
      </w:r>
      <w:r w:rsidRPr="00DA45E8">
        <w:t>1899</w:t>
      </w:r>
      <w:r w:rsidR="0009466A" w:rsidRPr="00DA45E8">
        <w:rPr>
          <w:rStyle w:val="occurrence"/>
          <w:bCs/>
          <w:color w:val="333333"/>
          <w:spacing w:val="2"/>
          <w:lang w:val="en"/>
        </w:rPr>
        <w:t>-1900</w:t>
      </w:r>
      <w:r w:rsidR="00F61661" w:rsidRPr="00DA45E8">
        <w:rPr>
          <w:rStyle w:val="occurrence"/>
          <w:bCs/>
          <w:color w:val="333333"/>
          <w:spacing w:val="2"/>
          <w:lang w:val="en"/>
        </w:rPr>
        <w:t>, around the</w:t>
      </w:r>
      <w:r w:rsidR="0009466A" w:rsidRPr="00DA45E8">
        <w:rPr>
          <w:rStyle w:val="occurrence"/>
          <w:bCs/>
          <w:color w:val="333333"/>
          <w:spacing w:val="2"/>
          <w:lang w:val="en"/>
        </w:rPr>
        <w:t xml:space="preserve"> Dutch East Indies</w:t>
      </w:r>
      <w:r w:rsidR="00DA45E8" w:rsidRPr="00DA45E8">
        <w:rPr>
          <w:rStyle w:val="occurrence"/>
          <w:bCs/>
          <w:color w:val="333333"/>
          <w:spacing w:val="2"/>
          <w:lang w:val="en"/>
        </w:rPr>
        <w:fldChar w:fldCharType="begin"/>
      </w:r>
      <w:r w:rsidR="00DA45E8" w:rsidRPr="00DA45E8">
        <w:rPr>
          <w:rStyle w:val="occurrence"/>
          <w:bCs/>
          <w:color w:val="333333"/>
          <w:spacing w:val="2"/>
          <w:lang w:val="en"/>
        </w:rPr>
        <w:instrText xml:space="preserve"> ADDIN EN.CITE &lt;EndNote&gt;&lt;Cite&gt;&lt;Author&gt;Scott&lt;/Author&gt;&lt;Year&gt;1909&lt;/Year&gt;&lt;RecNum&gt;1384&lt;/RecNum&gt;&lt;DisplayText&gt;&lt;style face="superscript"&gt;43&lt;/style&gt;&lt;/DisplayText&gt;&lt;record&gt;&lt;rec-number&gt;1384&lt;/rec-number&gt;&lt;foreign-keys&gt;&lt;key app="EN" db-id="dtzr5pa2kvx9p5e2998x9rap5t09s999sztd" timestamp="1430878214"&gt;1384&lt;/key&gt;&lt;/foreign-keys&gt;&lt;ref-type name="Journal Article"&gt;17&lt;/ref-type&gt;&lt;contributors&gt;&lt;authors&gt;&lt;author&gt;Scott, A.&lt;/author&gt;&lt;/authors&gt;&lt;/contributors&gt;&lt;titles&gt;&lt;title&gt;The Copepoda of the Siboga Expedition, Part I. Free swimming, littoral and semi-parasitic Copepoda. Uitkomsten op zool., botan., ocean., geol. gebied, verzameld, in Ned. Indie, 1899-1900, aan boord H.M. Siboga, onder commando van Lt. t-z Ic Kl. G. F. Tydeman, uitge-geven door Max Weber. Resultats des explorations zool., botan., ocean., geol. entreprises a bord du Siboga sous le commandement de G. F. Tydeman, publies par Max Weber.&lt;/title&gt;&lt;secondary-title&gt;Monogr&lt;/secondary-title&gt;&lt;/titles&gt;&lt;periodical&gt;&lt;full-title&gt;Monogr&lt;/full-title&gt;&lt;/periodical&gt;&lt;pages&gt;(323 pp.)&lt;/pages&gt;&lt;volume&gt;29a&lt;/volume&gt;&lt;number&gt;Livr. 44&lt;/number&gt;&lt;keywords&gt;&lt;keyword&gt;Arthropods&lt;/keyword&gt;&lt;keyword&gt;Crustaceans&lt;/keyword&gt;&lt;keyword&gt;Invertebrates&lt;/keyword&gt;&lt;keyword&gt;Animalia, Arthropoda, Crustacea, Copepoda, Calanoida, Cyclopoida,&lt;/keyword&gt;&lt;keyword&gt;Harpacticoida, Siphonostomatoida&lt;/keyword&gt;&lt;/keywords&gt;&lt;dates&gt;&lt;year&gt;1909&lt;/year&gt;&lt;pub-dates&gt;&lt;date&gt;1909&lt;/date&gt;&lt;/pub-dates&gt;&lt;/dates&gt;&lt;accession-num&gt;ZOOREC:ZOOR04600003510&lt;/accession-num&gt;&lt;work-type&gt;Article&lt;/work-type&gt;&lt;urls&gt;&lt;related-urls&gt;&lt;url&gt;&amp;lt;Go to ISI&amp;gt;://ZOOREC:ZOOR04600003510&lt;/url&gt;&lt;/related-urls&gt;&lt;/urls&gt;&lt;language&gt;English&lt;/language&gt;&lt;/record&gt;&lt;/Cite&gt;&lt;/EndNote&gt;</w:instrText>
      </w:r>
      <w:r w:rsidR="00DA45E8" w:rsidRPr="00DA45E8">
        <w:rPr>
          <w:rStyle w:val="occurrence"/>
          <w:bCs/>
          <w:color w:val="333333"/>
          <w:spacing w:val="2"/>
          <w:lang w:val="en"/>
        </w:rPr>
        <w:fldChar w:fldCharType="separate"/>
      </w:r>
      <w:r w:rsidR="00DA45E8" w:rsidRPr="00DA45E8">
        <w:rPr>
          <w:rStyle w:val="occurrence"/>
          <w:bCs/>
          <w:noProof/>
          <w:color w:val="333333"/>
          <w:spacing w:val="2"/>
          <w:vertAlign w:val="superscript"/>
          <w:lang w:val="en"/>
        </w:rPr>
        <w:t>43</w:t>
      </w:r>
      <w:r w:rsidR="00DA45E8" w:rsidRPr="00DA45E8">
        <w:rPr>
          <w:rStyle w:val="occurrence"/>
          <w:bCs/>
          <w:color w:val="333333"/>
          <w:spacing w:val="2"/>
          <w:lang w:val="en"/>
        </w:rPr>
        <w:fldChar w:fldCharType="end"/>
      </w:r>
      <w:r w:rsidR="0009466A" w:rsidRPr="00DA45E8">
        <w:rPr>
          <w:rStyle w:val="occurrence"/>
          <w:bCs/>
          <w:color w:val="333333"/>
          <w:spacing w:val="2"/>
          <w:lang w:val="en"/>
        </w:rPr>
        <w:t>;</w:t>
      </w:r>
      <w:r w:rsidR="00B03465" w:rsidRPr="00DA45E8">
        <w:t xml:space="preserve"> </w:t>
      </w:r>
      <w:r w:rsidR="00AB65A5" w:rsidRPr="00DA45E8">
        <w:t>British</w:t>
      </w:r>
      <w:r w:rsidR="00DA0004" w:rsidRPr="00DA45E8">
        <w:t xml:space="preserve"> </w:t>
      </w:r>
      <w:r w:rsidR="00AB65A5" w:rsidRPr="00DA45E8">
        <w:t>Antarctic</w:t>
      </w:r>
      <w:r w:rsidR="00DA0004" w:rsidRPr="00DA45E8">
        <w:t xml:space="preserve"> Expedition </w:t>
      </w:r>
      <w:r w:rsidRPr="00DA45E8">
        <w:rPr>
          <w:i/>
        </w:rPr>
        <w:t>Terra Nova</w:t>
      </w:r>
      <w:r w:rsidR="00136790" w:rsidRPr="00DA45E8">
        <w:rPr>
          <w:i/>
        </w:rPr>
        <w:t>, 1910-1913</w:t>
      </w:r>
      <w:r w:rsidR="00FD3D9F" w:rsidRPr="00DA45E8">
        <w:fldChar w:fldCharType="begin"/>
      </w:r>
      <w:r w:rsidR="00DA45E8" w:rsidRPr="00DA45E8">
        <w:instrText xml:space="preserve"> ADDIN EN.CITE &lt;EndNote&gt;&lt;Cite&gt;&lt;Author&gt;Farran&lt;/Author&gt;&lt;Year&gt;1929&lt;/Year&gt;&lt;RecNum&gt;1545&lt;/RecNum&gt;&lt;DisplayText&gt;&lt;style face="superscript"&gt;44&lt;/style&gt;&lt;/DisplayText&gt;&lt;record&gt;&lt;rec-number&gt;1545&lt;/rec-number&gt;&lt;foreign-keys&gt;&lt;key app="EN" db-id="dtzr5pa2kvx9p5e2998x9rap5t09s999sztd" timestamp="1432020300"&gt;1545&lt;/key&gt;&lt;/foreign-keys&gt;&lt;ref-type name="Book"&gt;6&lt;/ref-type&gt;&lt;contributors&gt;&lt;authors&gt;&lt;author&gt;Farran, G. P.&lt;/author&gt;&lt;/authors&gt;&lt;/contributors&gt;&lt;titles&gt;&lt;title&gt;Crustacea, Part X. Copepoda&lt;/title&gt;&lt;secondary-title&gt;British Antarctic&lt;/secondary-title&gt;&lt;/titles&gt;&lt;pages&gt;pp. 203-306&lt;/pages&gt;&lt;dates&gt;&lt;year&gt;1929&lt;/year&gt;&lt;/dates&gt;&lt;publisher&gt;Natural History Report 8 no. 3 pp. 203-306 4 pls. 37 text-figs. London (Trustees Brit. Mus.)1929 4to.&lt;/publisher&gt;&lt;accession-num&gt;ZOOREC:ZOOR06600003164&lt;/accession-num&gt;&lt;urls&gt;&lt;related-urls&gt;&lt;url&gt;&amp;lt;Go to ISI&amp;gt;://ZOOREC:ZOOR06600003164&lt;/url&gt;&lt;/related-urls&gt;&lt;/urls&gt;&lt;/record&gt;&lt;/Cite&gt;&lt;/EndNote&gt;</w:instrText>
      </w:r>
      <w:r w:rsidR="00FD3D9F" w:rsidRPr="00DA45E8">
        <w:fldChar w:fldCharType="separate"/>
      </w:r>
      <w:r w:rsidR="00DA45E8" w:rsidRPr="00DA45E8">
        <w:rPr>
          <w:noProof/>
          <w:vertAlign w:val="superscript"/>
        </w:rPr>
        <w:t>44</w:t>
      </w:r>
      <w:r w:rsidR="00FD3D9F" w:rsidRPr="00DA45E8">
        <w:fldChar w:fldCharType="end"/>
      </w:r>
      <w:r w:rsidR="0009466A" w:rsidRPr="00DA45E8">
        <w:t>;</w:t>
      </w:r>
      <w:r w:rsidRPr="00DA45E8">
        <w:t xml:space="preserve"> A</w:t>
      </w:r>
      <w:r w:rsidR="00FD3D9F" w:rsidRPr="00DA45E8">
        <w:t xml:space="preserve">ustralia </w:t>
      </w:r>
      <w:r w:rsidRPr="00DA45E8">
        <w:t>A</w:t>
      </w:r>
      <w:r w:rsidR="00FD3D9F" w:rsidRPr="00DA45E8">
        <w:t xml:space="preserve">ntarctic </w:t>
      </w:r>
      <w:r w:rsidRPr="00DA45E8">
        <w:t>E</w:t>
      </w:r>
      <w:r w:rsidR="00136790" w:rsidRPr="00DA45E8">
        <w:t>xped</w:t>
      </w:r>
      <w:r w:rsidR="00FD3D9F" w:rsidRPr="00DA45E8">
        <w:t>ition</w:t>
      </w:r>
      <w:r w:rsidR="00136790" w:rsidRPr="00DA45E8">
        <w:t xml:space="preserve"> 1911 – 1914</w:t>
      </w:r>
      <w:r w:rsidR="00DA0004" w:rsidRPr="00DA45E8">
        <w:fldChar w:fldCharType="begin"/>
      </w:r>
      <w:r w:rsidR="00DA45E8" w:rsidRPr="00DA45E8">
        <w:instrText xml:space="preserve"> ADDIN EN.CITE &lt;EndNote&gt;&lt;Cite&gt;&lt;Author&gt;Brady&lt;/Author&gt;&lt;Year&gt;1918&lt;/Year&gt;&lt;RecNum&gt;1987&lt;/RecNum&gt;&lt;DisplayText&gt;&lt;style face="superscript"&gt;45&lt;/style&gt;&lt;/DisplayText&gt;&lt;record&gt;&lt;rec-number&gt;1987&lt;/rec-number&gt;&lt;foreign-keys&gt;&lt;key app="EN" db-id="dtzr5pa2kvx9p5e2998x9rap5t09s999sztd" timestamp="1544511998"&gt;1987&lt;/key&gt;&lt;/foreign-keys&gt;&lt;ref-type name="Journal Article"&gt;17&lt;/ref-type&gt;&lt;contributors&gt;&lt;authors&gt;&lt;author&gt;Brady, G. S.&lt;/author&gt;&lt;/authors&gt;&lt;/contributors&gt;&lt;titles&gt;&lt;title&gt;Copepoda : in Scientific Reports&lt;/title&gt;&lt;secondary-title&gt;Australian Antarctic Expedition 1911-1914 Ser C&lt;/secondary-title&gt;&lt;/titles&gt;&lt;periodical&gt;&lt;full-title&gt;Australian Antarctic Expedition 1911-1914 Ser C&lt;/full-title&gt;&lt;/periodical&gt;&lt;pages&gt;pp. 1-48&lt;/pages&gt;&lt;volume&gt;5&lt;/volume&gt;&lt;number&gt;pt. 3&lt;/number&gt;&lt;dates&gt;&lt;year&gt;1918&lt;/year&gt;&lt;pub-dates&gt;&lt;date&gt;1918&lt;/date&gt;&lt;/pub-dates&gt;&lt;/dates&gt;&lt;accession-num&gt;ZOOREC:ZOOR06100001900&lt;/accession-num&gt;&lt;urls&gt;&lt;related-urls&gt;&lt;url&gt;&amp;lt;Go to ISI&amp;gt;://ZOOREC:ZOOR06100001900&lt;/url&gt;&lt;/related-urls&gt;&lt;/urls&gt;&lt;/record&gt;&lt;/Cite&gt;&lt;/EndNote&gt;</w:instrText>
      </w:r>
      <w:r w:rsidR="00DA0004" w:rsidRPr="00DA45E8">
        <w:fldChar w:fldCharType="separate"/>
      </w:r>
      <w:r w:rsidR="00DA45E8" w:rsidRPr="00DA45E8">
        <w:rPr>
          <w:noProof/>
          <w:vertAlign w:val="superscript"/>
        </w:rPr>
        <w:t>45</w:t>
      </w:r>
      <w:r w:rsidR="00DA0004" w:rsidRPr="00DA45E8">
        <w:fldChar w:fldCharType="end"/>
      </w:r>
      <w:r w:rsidR="0009466A" w:rsidRPr="00DA45E8">
        <w:t>;</w:t>
      </w:r>
      <w:r w:rsidRPr="00DA45E8">
        <w:t xml:space="preserve"> 1928 GBR expedition</w:t>
      </w:r>
      <w:r w:rsidR="00FD3D9F" w:rsidRPr="00DA45E8">
        <w:fldChar w:fldCharType="begin"/>
      </w:r>
      <w:r w:rsidR="00DA45E8" w:rsidRPr="00DA45E8">
        <w:instrText xml:space="preserve"> ADDIN EN.CITE &lt;EndNote&gt;&lt;Cite&gt;&lt;Author&gt;Russell&lt;/Author&gt;&lt;Year&gt;1931&lt;/Year&gt;&lt;RecNum&gt;727&lt;/RecNum&gt;&lt;DisplayText&gt;&lt;style face="superscript"&gt;46,47&lt;/style&gt;&lt;/DisplayText&gt;&lt;record&gt;&lt;rec-number&gt;727&lt;/rec-number&gt;&lt;foreign-keys&gt;&lt;key app="EN" db-id="dtzr5pa2kvx9p5e2998x9rap5t09s999sztd" timestamp="0"&gt;727&lt;/key&gt;&lt;/foreign-keys&gt;&lt;ref-type name="Report"&gt;27&lt;/ref-type&gt;&lt;contributors&gt;&lt;authors&gt;&lt;author&gt;Russell, F. S.&lt;/author&gt;&lt;author&gt;Colman, J. S.&lt;/author&gt;&lt;/authors&gt;&lt;secondary-authors&gt;&lt;author&gt;British Museum (Natural History)&lt;/author&gt;&lt;/secondary-authors&gt;&lt;/contributors&gt;&lt;titles&gt;&lt;title&gt;Great Barrier Reef expedition 1928-1929: The zooplankton I. gear, methods and station list&lt;/title&gt;&lt;secondary-title&gt;Great Barrier Reef expedition 1928-1929&lt;/secondary-title&gt;&lt;/titles&gt;&lt;pages&gt;2-35&lt;/pages&gt;&lt;volume&gt;2&lt;/volume&gt;&lt;number&gt;2&lt;/number&gt;&lt;dates&gt;&lt;year&gt;1931&lt;/year&gt;&lt;/dates&gt;&lt;pub-location&gt;London&lt;/pub-location&gt;&lt;publisher&gt;The Bristish Museum&lt;/publisher&gt;&lt;urls&gt;&lt;/urls&gt;&lt;/record&gt;&lt;/Cite&gt;&lt;Cite&gt;&lt;Author&gt;Marshall&lt;/Author&gt;&lt;Year&gt;1933&lt;/Year&gt;&lt;RecNum&gt;875&lt;/RecNum&gt;&lt;record&gt;&lt;rec-number&gt;875&lt;/rec-number&gt;&lt;foreign-keys&gt;&lt;key app="EN" db-id="dtzr5pa2kvx9p5e2998x9rap5t09s999sztd" timestamp="0"&gt;875&lt;/key&gt;&lt;/foreign-keys&gt;&lt;ref-type name="Journal Article"&gt;17&lt;/ref-type&gt;&lt;contributors&gt;&lt;authors&gt;&lt;author&gt;Marshall, S. M.&lt;/author&gt;&lt;/authors&gt;&lt;/contributors&gt;&lt;titles&gt;&lt;title&gt;The production of microplankton in the Great Barrier Reef region&lt;/title&gt;&lt;secondary-title&gt;Sci. Rpts. Gt. Barrier Reef Exped. London 1928-29&lt;/secondary-title&gt;&lt;/titles&gt;&lt;periodical&gt;&lt;full-title&gt;Sci. Rpts. Gt. Barrier Reef Exped. London 1928-29&lt;/full-title&gt;&lt;/periodical&gt;&lt;pages&gt;pp. 111-157&lt;/pages&gt;&lt;volume&gt;2&lt;/volume&gt;&lt;number&gt;5&lt;/number&gt;&lt;dates&gt;&lt;year&gt;1933&lt;/year&gt;&lt;/dates&gt;&lt;accession-num&gt;ZOOREC:ZOOR07000010764&lt;/accession-num&gt;&lt;urls&gt;&lt;related-urls&gt;&lt;url&gt;&amp;lt;Go to ISI&amp;gt;://ZOOREC:ZOOR07000010764&lt;/url&gt;&lt;/related-urls&gt;&lt;/urls&gt;&lt;/record&gt;&lt;/Cite&gt;&lt;/EndNote&gt;</w:instrText>
      </w:r>
      <w:r w:rsidR="00FD3D9F" w:rsidRPr="00DA45E8">
        <w:fldChar w:fldCharType="separate"/>
      </w:r>
      <w:r w:rsidR="00DA45E8" w:rsidRPr="00DA45E8">
        <w:rPr>
          <w:noProof/>
          <w:vertAlign w:val="superscript"/>
        </w:rPr>
        <w:t>46,47</w:t>
      </w:r>
      <w:r w:rsidR="00FD3D9F" w:rsidRPr="00DA45E8">
        <w:fldChar w:fldCharType="end"/>
      </w:r>
      <w:r w:rsidR="0009466A" w:rsidRPr="00DA45E8">
        <w:rPr>
          <w:rStyle w:val="occurrence"/>
          <w:bCs/>
          <w:color w:val="333333"/>
          <w:spacing w:val="2"/>
          <w:lang w:val="en"/>
        </w:rPr>
        <w:t xml:space="preserve">; </w:t>
      </w:r>
      <w:r w:rsidRPr="00DA45E8">
        <w:rPr>
          <w:rStyle w:val="occurrence"/>
          <w:bCs/>
          <w:i/>
          <w:color w:val="333333"/>
          <w:spacing w:val="2"/>
          <w:lang w:val="en"/>
        </w:rPr>
        <w:t>Dana</w:t>
      </w:r>
      <w:r w:rsidR="00136790" w:rsidRPr="00DA45E8">
        <w:rPr>
          <w:rStyle w:val="occurrence"/>
          <w:bCs/>
          <w:i/>
          <w:color w:val="333333"/>
          <w:spacing w:val="2"/>
          <w:lang w:val="en"/>
        </w:rPr>
        <w:t xml:space="preserve"> II</w:t>
      </w:r>
      <w:r w:rsidR="002D351B" w:rsidRPr="00DA45E8">
        <w:rPr>
          <w:rStyle w:val="occurrence"/>
          <w:bCs/>
          <w:i/>
          <w:color w:val="333333"/>
          <w:spacing w:val="2"/>
          <w:lang w:val="en"/>
        </w:rPr>
        <w:t>,</w:t>
      </w:r>
      <w:r w:rsidRPr="00DA45E8">
        <w:rPr>
          <w:rStyle w:val="occurrence"/>
          <w:bCs/>
          <w:color w:val="333333"/>
          <w:spacing w:val="2"/>
          <w:lang w:val="en"/>
        </w:rPr>
        <w:t xml:space="preserve"> 1929</w:t>
      </w:r>
      <w:r w:rsidR="002D351B" w:rsidRPr="00DA45E8">
        <w:rPr>
          <w:rStyle w:val="occurrence"/>
          <w:bCs/>
          <w:color w:val="333333"/>
          <w:spacing w:val="2"/>
          <w:lang w:val="en"/>
        </w:rPr>
        <w:t>-1930</w:t>
      </w:r>
      <w:r w:rsidR="00514B67">
        <w:rPr>
          <w:rStyle w:val="occurrence"/>
          <w:bCs/>
          <w:color w:val="333333"/>
          <w:spacing w:val="2"/>
          <w:lang w:val="en"/>
        </w:rPr>
        <w:t>,</w:t>
      </w:r>
      <w:r w:rsidR="00B03465" w:rsidRPr="00DA45E8">
        <w:rPr>
          <w:rStyle w:val="occurrence"/>
          <w:bCs/>
          <w:color w:val="333333"/>
          <w:spacing w:val="2"/>
          <w:lang w:val="en"/>
        </w:rPr>
        <w:t xml:space="preserve"> Tasman</w:t>
      </w:r>
      <w:r w:rsidR="00B03465" w:rsidRPr="00B03465">
        <w:rPr>
          <w:rStyle w:val="occurrence"/>
          <w:bCs/>
          <w:color w:val="333333"/>
          <w:spacing w:val="2"/>
          <w:lang w:val="en"/>
        </w:rPr>
        <w:t xml:space="preserve"> Sea</w:t>
      </w:r>
      <w:r w:rsidR="00514B67">
        <w:rPr>
          <w:rStyle w:val="occurrence"/>
          <w:bCs/>
          <w:color w:val="333333"/>
          <w:spacing w:val="2"/>
          <w:lang w:val="en"/>
        </w:rPr>
        <w:fldChar w:fldCharType="begin"/>
      </w:r>
      <w:r w:rsidR="00514B67">
        <w:rPr>
          <w:rStyle w:val="occurrence"/>
          <w:bCs/>
          <w:color w:val="333333"/>
          <w:spacing w:val="2"/>
          <w:lang w:val="en"/>
        </w:rPr>
        <w:instrText xml:space="preserve"> ADDIN EN.CITE &lt;EndNote&gt;&lt;Cite&gt;&lt;Author&gt;Jesperson&lt;/Author&gt;&lt;Year&gt;1935&lt;/Year&gt;&lt;RecNum&gt;2001&lt;/RecNum&gt;&lt;DisplayText&gt;&lt;style face="superscript"&gt;48&lt;/style&gt;&lt;/DisplayText&gt;&lt;record&gt;&lt;rec-number&gt;2001&lt;/rec-number&gt;&lt;foreign-keys&gt;&lt;key app="EN" db-id="dtzr5pa2kvx9p5e2998x9rap5t09s999sztd" timestamp="1547694612"&gt;2001&lt;/key&gt;&lt;/foreign-keys&gt;&lt;ref-type name="Journal Article"&gt;17&lt;/ref-type&gt;&lt;contributors&gt;&lt;authors&gt;&lt;author&gt;Jesperson, P&lt;/author&gt;&lt;/authors&gt;&lt;/contributors&gt;&lt;titles&gt;&lt;title&gt;Quantative investigation of the distribution of the macroplankton in different oceanic regions&lt;/title&gt;&lt;secondary-title&gt;Rep. &amp;quot;Dana&amp;quot; Exped.&lt;/secondary-title&gt;&lt;/titles&gt;&lt;periodical&gt;&lt;full-title&gt;Rep. &amp;quot;Dana&amp;quot; Exped.&lt;/full-title&gt;&lt;/periodical&gt;&lt;pages&gt;1-44&lt;/pages&gt;&lt;volume&gt;2&lt;/volume&gt;&lt;number&gt;7&lt;/number&gt;&lt;dates&gt;&lt;year&gt;1935&lt;/year&gt;&lt;/dates&gt;&lt;urls&gt;&lt;/urls&gt;&lt;/record&gt;&lt;/Cite&gt;&lt;/EndNote&gt;</w:instrText>
      </w:r>
      <w:r w:rsidR="00514B67">
        <w:rPr>
          <w:rStyle w:val="occurrence"/>
          <w:bCs/>
          <w:color w:val="333333"/>
          <w:spacing w:val="2"/>
          <w:lang w:val="en"/>
        </w:rPr>
        <w:fldChar w:fldCharType="separate"/>
      </w:r>
      <w:r w:rsidR="00514B67" w:rsidRPr="00514B67">
        <w:rPr>
          <w:rStyle w:val="occurrence"/>
          <w:bCs/>
          <w:noProof/>
          <w:color w:val="333333"/>
          <w:spacing w:val="2"/>
          <w:vertAlign w:val="superscript"/>
          <w:lang w:val="en"/>
        </w:rPr>
        <w:t>48</w:t>
      </w:r>
      <w:r w:rsidR="00514B67">
        <w:rPr>
          <w:rStyle w:val="occurrence"/>
          <w:bCs/>
          <w:color w:val="333333"/>
          <w:spacing w:val="2"/>
          <w:lang w:val="en"/>
        </w:rPr>
        <w:fldChar w:fldCharType="end"/>
      </w:r>
      <w:r w:rsidR="0009466A">
        <w:rPr>
          <w:rStyle w:val="occurrence"/>
          <w:bCs/>
          <w:color w:val="333333"/>
          <w:spacing w:val="2"/>
          <w:lang w:val="en"/>
        </w:rPr>
        <w:t>;</w:t>
      </w:r>
      <w:r w:rsidRPr="00B03465">
        <w:rPr>
          <w:rStyle w:val="occurrence"/>
          <w:bCs/>
          <w:color w:val="333333"/>
          <w:spacing w:val="2"/>
          <w:lang w:val="en"/>
        </w:rPr>
        <w:t xml:space="preserve"> BANZARE</w:t>
      </w:r>
      <w:r w:rsidR="00264898">
        <w:rPr>
          <w:rStyle w:val="occurrence"/>
          <w:bCs/>
          <w:color w:val="333333"/>
          <w:spacing w:val="2"/>
          <w:lang w:val="en"/>
        </w:rPr>
        <w:t>, 1929-1931, Australian-Antarctic quadrant</w:t>
      </w:r>
      <w:r w:rsidR="00264898">
        <w:rPr>
          <w:rStyle w:val="occurrence"/>
          <w:bCs/>
          <w:color w:val="333333"/>
          <w:spacing w:val="2"/>
          <w:lang w:val="en"/>
        </w:rPr>
        <w:fldChar w:fldCharType="begin"/>
      </w:r>
      <w:r w:rsidR="00264898">
        <w:rPr>
          <w:rStyle w:val="occurrence"/>
          <w:bCs/>
          <w:color w:val="333333"/>
          <w:spacing w:val="2"/>
          <w:lang w:val="en"/>
        </w:rPr>
        <w:instrText xml:space="preserve"> ADDIN EN.CITE &lt;EndNote&gt;&lt;Cite&gt;&lt;Author&gt;Sheard&lt;/Author&gt;&lt;Year&gt;1947&lt;/Year&gt;&lt;RecNum&gt;2002&lt;/RecNum&gt;&lt;DisplayText&gt;&lt;style face="superscript"&gt;49&lt;/style&gt;&lt;/DisplayText&gt;&lt;record&gt;&lt;rec-number&gt;2002&lt;/rec-number&gt;&lt;foreign-keys&gt;&lt;key app="EN" db-id="dtzr5pa2kvx9p5e2998x9rap5t09s999sztd" timestamp="1547695024"&gt;2002&lt;/key&gt;&lt;/foreign-keys&gt;&lt;ref-type name="Journal Article"&gt;17&lt;/ref-type&gt;&lt;contributors&gt;&lt;authors&gt;&lt;author&gt;Sheard, K&lt;/author&gt;&lt;/authors&gt;&lt;/contributors&gt;&lt;titles&gt;&lt;title&gt;Plankton of the Australian-Antarctic quadrant&lt;/title&gt;&lt;secondary-title&gt;Rep. BANZ Antarct. Res. Exped.. ser. B&lt;/secondary-title&gt;&lt;/titles&gt;&lt;periodical&gt;&lt;full-title&gt;Rep. BANZ Antarct. Res. Exped.. ser. B&lt;/full-title&gt;&lt;/periodical&gt;&lt;pages&gt;1-120&lt;/pages&gt;&lt;volume&gt;6&lt;/volume&gt;&lt;number&gt;1&lt;/number&gt;&lt;dates&gt;&lt;year&gt;1947&lt;/year&gt;&lt;/dates&gt;&lt;urls&gt;&lt;/urls&gt;&lt;/record&gt;&lt;/Cite&gt;&lt;/EndNote&gt;</w:instrText>
      </w:r>
      <w:r w:rsidR="00264898">
        <w:rPr>
          <w:rStyle w:val="occurrence"/>
          <w:bCs/>
          <w:color w:val="333333"/>
          <w:spacing w:val="2"/>
          <w:lang w:val="en"/>
        </w:rPr>
        <w:fldChar w:fldCharType="separate"/>
      </w:r>
      <w:r w:rsidR="00264898" w:rsidRPr="00264898">
        <w:rPr>
          <w:rStyle w:val="occurrence"/>
          <w:bCs/>
          <w:noProof/>
          <w:color w:val="333333"/>
          <w:spacing w:val="2"/>
          <w:vertAlign w:val="superscript"/>
          <w:lang w:val="en"/>
        </w:rPr>
        <w:t>49</w:t>
      </w:r>
      <w:r w:rsidR="00264898">
        <w:rPr>
          <w:rStyle w:val="occurrence"/>
          <w:bCs/>
          <w:color w:val="333333"/>
          <w:spacing w:val="2"/>
          <w:lang w:val="en"/>
        </w:rPr>
        <w:fldChar w:fldCharType="end"/>
      </w:r>
      <w:r w:rsidR="0009466A">
        <w:rPr>
          <w:rStyle w:val="occurrence"/>
          <w:bCs/>
          <w:color w:val="333333"/>
          <w:spacing w:val="2"/>
          <w:lang w:val="en"/>
        </w:rPr>
        <w:t>;</w:t>
      </w:r>
      <w:r w:rsidRPr="00B03465">
        <w:rPr>
          <w:rStyle w:val="occurrence"/>
          <w:bCs/>
          <w:color w:val="333333"/>
          <w:spacing w:val="2"/>
          <w:lang w:val="en"/>
        </w:rPr>
        <w:t xml:space="preserve"> Dakin and </w:t>
      </w:r>
      <w:proofErr w:type="spellStart"/>
      <w:r w:rsidRPr="00B03465">
        <w:rPr>
          <w:rStyle w:val="occurrence"/>
          <w:bCs/>
          <w:color w:val="333333"/>
          <w:spacing w:val="2"/>
          <w:lang w:val="en"/>
        </w:rPr>
        <w:t>Colefax</w:t>
      </w:r>
      <w:r w:rsidR="00FD3D9F">
        <w:rPr>
          <w:rStyle w:val="occurrence"/>
          <w:bCs/>
          <w:color w:val="333333"/>
          <w:spacing w:val="2"/>
          <w:lang w:val="en"/>
        </w:rPr>
        <w:t>’s</w:t>
      </w:r>
      <w:proofErr w:type="spellEnd"/>
      <w:r w:rsidR="00FD3D9F">
        <w:rPr>
          <w:rStyle w:val="occurrence"/>
          <w:bCs/>
          <w:color w:val="333333"/>
          <w:spacing w:val="2"/>
          <w:lang w:val="en"/>
        </w:rPr>
        <w:t xml:space="preserve"> </w:t>
      </w:r>
      <w:r w:rsidR="00264898">
        <w:rPr>
          <w:rStyle w:val="occurrence"/>
          <w:bCs/>
          <w:color w:val="333333"/>
          <w:spacing w:val="2"/>
          <w:lang w:val="en"/>
        </w:rPr>
        <w:t xml:space="preserve">1930’s </w:t>
      </w:r>
      <w:r w:rsidR="00FD3D9F">
        <w:rPr>
          <w:rStyle w:val="occurrence"/>
          <w:bCs/>
          <w:color w:val="333333"/>
          <w:spacing w:val="2"/>
          <w:lang w:val="en"/>
        </w:rPr>
        <w:t>studies of New South Wales</w:t>
      </w:r>
      <w:r w:rsidR="00FD3D9F">
        <w:rPr>
          <w:rStyle w:val="occurrence"/>
          <w:bCs/>
          <w:color w:val="333333"/>
          <w:spacing w:val="2"/>
          <w:lang w:val="en"/>
        </w:rPr>
        <w:fldChar w:fldCharType="begin"/>
      </w:r>
      <w:r w:rsidR="00264898">
        <w:rPr>
          <w:rStyle w:val="occurrence"/>
          <w:bCs/>
          <w:color w:val="333333"/>
          <w:spacing w:val="2"/>
          <w:lang w:val="en"/>
        </w:rPr>
        <w:instrText xml:space="preserve"> ADDIN EN.CITE &lt;EndNote&gt;&lt;Cite&gt;&lt;Author&gt;Dakin&lt;/Author&gt;&lt;Year&gt;1933&lt;/Year&gt;&lt;RecNum&gt;858&lt;/RecNum&gt;&lt;DisplayText&gt;&lt;style face="superscript"&gt;50,51&lt;/style&gt;&lt;/DisplayText&gt;&lt;record&gt;&lt;rec-number&gt;858&lt;/rec-number&gt;&lt;foreign-keys&gt;&lt;key app="EN" db-id="dtzr5pa2kvx9p5e2998x9rap5t09s999sztd" timestamp="0"&gt;858&lt;/key&gt;&lt;/foreign-keys&gt;&lt;ref-type name="Journal Article"&gt;17&lt;/ref-type&gt;&lt;contributors&gt;&lt;authors&gt;&lt;author&gt;Dakin, W. J.&lt;/author&gt;&lt;author&gt;Colefax, A.&lt;/author&gt;&lt;/authors&gt;&lt;/contributors&gt;&lt;titles&gt;&lt;title&gt;The marine plankton of the coastal waters of New South Wales. I. The chief planktonic forms and their seasonal distribution&lt;/title&gt;&lt;secondary-title&gt;Proceedings of the Linnean Society of New South Wales&lt;/secondary-title&gt;&lt;/titles&gt;&lt;periodical&gt;&lt;full-title&gt;Proceedings of the Linnean Society of New South Wales&lt;/full-title&gt;&lt;abbr-1&gt;Proc. Linn. Soc. N.S.W.&lt;/abbr-1&gt;&lt;/periodical&gt;&lt;pages&gt;pp. 186-222&lt;/pages&gt;&lt;volume&gt;58&lt;/volume&gt;&lt;number&gt;3-4&lt;/number&gt;&lt;dates&gt;&lt;year&gt;1933&lt;/year&gt;&lt;/dates&gt;&lt;accession-num&gt;ZOOREC:ZOOR07000010456&lt;/accession-num&gt;&lt;urls&gt;&lt;related-urls&gt;&lt;url&gt;&amp;lt;Go to ISI&amp;gt;://ZOOREC:ZOOR07000010456&lt;/url&gt;&lt;/related-urls&gt;&lt;/urls&gt;&lt;/record&gt;&lt;/Cite&gt;&lt;Cite&gt;&lt;Author&gt;Dakin&lt;/Author&gt;&lt;Year&gt;1940&lt;/Year&gt;&lt;RecNum&gt;915&lt;/RecNum&gt;&lt;record&gt;&lt;rec-number&gt;915&lt;/rec-number&gt;&lt;foreign-keys&gt;&lt;key app="EN" db-id="dtzr5pa2kvx9p5e2998x9rap5t09s999sztd" timestamp="0"&gt;915&lt;/key&gt;&lt;/foreign-keys&gt;&lt;ref-type name="Journal Article"&gt;17&lt;/ref-type&gt;&lt;contributors&gt;&lt;authors&gt;&lt;author&gt;Dakin, W. J.&lt;/author&gt;&lt;author&gt;Colefax, A.&lt;/author&gt;&lt;/authors&gt;&lt;/contributors&gt;&lt;titles&gt;&lt;title&gt;The plankton of the Australian coastal waters off New South Wales Part I.&lt;/title&gt;&lt;secondary-title&gt;Publications of the University of Sydney&lt;/secondary-title&gt;&lt;/titles&gt;&lt;periodical&gt;&lt;full-title&gt;Publications of the University of Sydney&lt;/full-title&gt;&lt;/periodical&gt;&lt;pages&gt;210&lt;/pages&gt;&lt;dates&gt;&lt;year&gt;1940&lt;/year&gt;&lt;/dates&gt;&lt;pub-location&gt;Glebe, NSW.&lt;/pub-location&gt;&lt;publisher&gt;Australasian Medical Publishing Company Limited&lt;/publisher&gt;&lt;urls&gt;&lt;/urls&gt;&lt;/record&gt;&lt;/Cite&gt;&lt;/EndNote&gt;</w:instrText>
      </w:r>
      <w:r w:rsidR="00FD3D9F">
        <w:rPr>
          <w:rStyle w:val="occurrence"/>
          <w:bCs/>
          <w:color w:val="333333"/>
          <w:spacing w:val="2"/>
          <w:lang w:val="en"/>
        </w:rPr>
        <w:fldChar w:fldCharType="separate"/>
      </w:r>
      <w:r w:rsidR="00264898" w:rsidRPr="00264898">
        <w:rPr>
          <w:rStyle w:val="occurrence"/>
          <w:bCs/>
          <w:noProof/>
          <w:color w:val="333333"/>
          <w:spacing w:val="2"/>
          <w:vertAlign w:val="superscript"/>
          <w:lang w:val="en"/>
        </w:rPr>
        <w:t>50,51</w:t>
      </w:r>
      <w:r w:rsidR="00FD3D9F">
        <w:rPr>
          <w:rStyle w:val="occurrence"/>
          <w:bCs/>
          <w:color w:val="333333"/>
          <w:spacing w:val="2"/>
          <w:lang w:val="en"/>
        </w:rPr>
        <w:fldChar w:fldCharType="end"/>
      </w:r>
      <w:r w:rsidR="00FD3D9F">
        <w:rPr>
          <w:rStyle w:val="occurrence"/>
          <w:bCs/>
          <w:color w:val="333333"/>
          <w:spacing w:val="2"/>
          <w:lang w:val="en"/>
        </w:rPr>
        <w:t xml:space="preserve"> - </w:t>
      </w:r>
      <w:r w:rsidRPr="00B03465">
        <w:rPr>
          <w:rStyle w:val="occurrence"/>
          <w:bCs/>
          <w:color w:val="333333"/>
          <w:spacing w:val="2"/>
          <w:lang w:val="en"/>
        </w:rPr>
        <w:t>“no attempt was made to quantitatively d</w:t>
      </w:r>
      <w:r w:rsidR="0009466A">
        <w:rPr>
          <w:rStyle w:val="occurrence"/>
          <w:bCs/>
          <w:color w:val="333333"/>
          <w:spacing w:val="2"/>
          <w:lang w:val="en"/>
        </w:rPr>
        <w:t>etermine the amount of plankton”;</w:t>
      </w:r>
      <w:r w:rsidRPr="00B03465">
        <w:rPr>
          <w:rStyle w:val="occurrence"/>
          <w:bCs/>
          <w:color w:val="333333"/>
          <w:spacing w:val="2"/>
          <w:lang w:val="en"/>
        </w:rPr>
        <w:t xml:space="preserve"> </w:t>
      </w:r>
      <w:r w:rsidR="00B03465" w:rsidRPr="00B03465">
        <w:rPr>
          <w:rStyle w:val="occurrence"/>
          <w:bCs/>
          <w:color w:val="333333"/>
          <w:spacing w:val="2"/>
          <w:lang w:val="en"/>
        </w:rPr>
        <w:t>“</w:t>
      </w:r>
      <w:r w:rsidRPr="00B03465">
        <w:rPr>
          <w:rStyle w:val="occurrence"/>
          <w:bCs/>
          <w:color w:val="333333"/>
          <w:spacing w:val="2"/>
          <w:lang w:val="en"/>
        </w:rPr>
        <w:t>NAGA</w:t>
      </w:r>
      <w:r w:rsidR="00B03465" w:rsidRPr="00B03465">
        <w:rPr>
          <w:rStyle w:val="occurrence"/>
          <w:bCs/>
          <w:color w:val="333333"/>
          <w:spacing w:val="2"/>
          <w:lang w:val="en"/>
        </w:rPr>
        <w:t>”</w:t>
      </w:r>
      <w:r w:rsidR="0009466A">
        <w:rPr>
          <w:rStyle w:val="occurrence"/>
          <w:bCs/>
          <w:color w:val="333333"/>
          <w:spacing w:val="2"/>
          <w:lang w:val="en"/>
        </w:rPr>
        <w:t xml:space="preserve"> – cruises </w:t>
      </w:r>
      <w:r w:rsidRPr="00B03465">
        <w:rPr>
          <w:rStyle w:val="occurrence"/>
          <w:bCs/>
          <w:color w:val="333333"/>
          <w:spacing w:val="2"/>
          <w:lang w:val="en"/>
        </w:rPr>
        <w:t xml:space="preserve">S1-S10 collected biomass but </w:t>
      </w:r>
      <w:r w:rsidR="0009466A">
        <w:rPr>
          <w:rStyle w:val="occurrence"/>
          <w:bCs/>
          <w:color w:val="333333"/>
          <w:spacing w:val="2"/>
          <w:lang w:val="en"/>
        </w:rPr>
        <w:t xml:space="preserve">cruise </w:t>
      </w:r>
      <w:r w:rsidRPr="00B03465">
        <w:rPr>
          <w:rStyle w:val="occurrence"/>
          <w:bCs/>
          <w:color w:val="333333"/>
          <w:spacing w:val="2"/>
          <w:lang w:val="en"/>
        </w:rPr>
        <w:t>S11 in Australian waters did not</w:t>
      </w:r>
      <w:r w:rsidR="00DA0004">
        <w:rPr>
          <w:rStyle w:val="occurrence"/>
          <w:bCs/>
          <w:color w:val="333333"/>
          <w:spacing w:val="2"/>
          <w:lang w:val="en"/>
        </w:rPr>
        <w:fldChar w:fldCharType="begin"/>
      </w:r>
      <w:r w:rsidR="00264898">
        <w:rPr>
          <w:rStyle w:val="occurrence"/>
          <w:bCs/>
          <w:color w:val="333333"/>
          <w:spacing w:val="2"/>
          <w:lang w:val="en"/>
        </w:rPr>
        <w:instrText xml:space="preserve"> ADDIN EN.CITE &lt;EndNote&gt;&lt;Cite&gt;&lt;Author&gt;Thompson&lt;/Author&gt;&lt;Year&gt;1942&lt;/Year&gt;&lt;RecNum&gt;1985&lt;/RecNum&gt;&lt;DisplayText&gt;&lt;style face="superscript"&gt;52&lt;/style&gt;&lt;/DisplayText&gt;&lt;record&gt;&lt;rec-number&gt;1985&lt;/rec-number&gt;&lt;foreign-keys&gt;&lt;key app="EN" db-id="dtzr5pa2kvx9p5e2998x9rap5t09s999sztd" timestamp="1544511998"&gt;1985&lt;/key&gt;&lt;/foreign-keys&gt;&lt;ref-type name="Journal Article"&gt;17&lt;/ref-type&gt;&lt;contributors&gt;&lt;authors&gt;&lt;author&gt;Thompson, H.&lt;/author&gt;&lt;/authors&gt;&lt;/contributors&gt;&lt;titles&gt;&lt;title&gt;Pelagic Tunicates in the plankton of South-eastern Australian Waters, and their place in Oceanographic studies&lt;/title&gt;&lt;secondary-title&gt;Bulletin Council for Scientific and Industrial Research Australia&lt;/secondary-title&gt;&lt;/titles&gt;&lt;periodical&gt;&lt;full-title&gt;Bulletin Council for Scientific and Industrial Research Australia&lt;/full-title&gt;&lt;/periodical&gt;&lt;pages&gt;pp. 1-51&lt;/pages&gt;&lt;volume&gt;153&lt;/volume&gt;&lt;dates&gt;&lt;year&gt;1942&lt;/year&gt;&lt;pub-dates&gt;&lt;date&gt;1942&lt;/date&gt;&lt;/pub-dates&gt;&lt;/dates&gt;&lt;accession-num&gt;ZOOREC:ZOOR08200009906&lt;/accession-num&gt;&lt;urls&gt;&lt;related-urls&gt;&lt;url&gt;&amp;lt;Go to ISI&amp;gt;://ZOOREC:ZOOR08200009906&lt;/url&gt;&lt;/related-urls&gt;&lt;/urls&gt;&lt;/record&gt;&lt;/Cite&gt;&lt;/EndNote&gt;</w:instrText>
      </w:r>
      <w:r w:rsidR="00DA0004">
        <w:rPr>
          <w:rStyle w:val="occurrence"/>
          <w:bCs/>
          <w:color w:val="333333"/>
          <w:spacing w:val="2"/>
          <w:lang w:val="en"/>
        </w:rPr>
        <w:fldChar w:fldCharType="separate"/>
      </w:r>
      <w:r w:rsidR="00264898" w:rsidRPr="00264898">
        <w:rPr>
          <w:rStyle w:val="occurrence"/>
          <w:bCs/>
          <w:noProof/>
          <w:color w:val="333333"/>
          <w:spacing w:val="2"/>
          <w:vertAlign w:val="superscript"/>
          <w:lang w:val="en"/>
        </w:rPr>
        <w:t>52</w:t>
      </w:r>
      <w:r w:rsidR="00DA0004">
        <w:rPr>
          <w:rStyle w:val="occurrence"/>
          <w:bCs/>
          <w:color w:val="333333"/>
          <w:spacing w:val="2"/>
          <w:lang w:val="en"/>
        </w:rPr>
        <w:fldChar w:fldCharType="end"/>
      </w:r>
      <w:r w:rsidR="0009466A">
        <w:rPr>
          <w:rStyle w:val="occurrence"/>
          <w:bCs/>
          <w:color w:val="333333"/>
          <w:spacing w:val="2"/>
          <w:lang w:val="en"/>
        </w:rPr>
        <w:t>. The histori</w:t>
      </w:r>
      <w:r w:rsidR="0019558B">
        <w:rPr>
          <w:rStyle w:val="occurrence"/>
          <w:bCs/>
          <w:color w:val="333333"/>
          <w:spacing w:val="2"/>
          <w:lang w:val="en"/>
        </w:rPr>
        <w:t>cal dataset</w:t>
      </w:r>
      <w:r w:rsidR="00B03465">
        <w:rPr>
          <w:rStyle w:val="occurrence"/>
          <w:bCs/>
          <w:color w:val="333333"/>
          <w:spacing w:val="2"/>
          <w:lang w:val="en"/>
        </w:rPr>
        <w:t xml:space="preserve"> with biomass</w:t>
      </w:r>
      <w:r w:rsidR="002D351B">
        <w:rPr>
          <w:rStyle w:val="occurrence"/>
          <w:bCs/>
          <w:color w:val="333333"/>
          <w:spacing w:val="2"/>
          <w:lang w:val="en"/>
        </w:rPr>
        <w:t xml:space="preserve"> data </w:t>
      </w:r>
      <w:r w:rsidR="0019558B">
        <w:rPr>
          <w:rStyle w:val="occurrence"/>
          <w:bCs/>
          <w:color w:val="333333"/>
          <w:spacing w:val="2"/>
          <w:lang w:val="en"/>
        </w:rPr>
        <w:t xml:space="preserve">from </w:t>
      </w:r>
      <w:r w:rsidR="0019558B" w:rsidRPr="002D351B">
        <w:rPr>
          <w:i/>
          <w:shd w:val="clear" w:color="auto" w:fill="FCFCFC"/>
        </w:rPr>
        <w:t>Discovery</w:t>
      </w:r>
      <w:r w:rsidR="0019558B">
        <w:rPr>
          <w:i/>
          <w:shd w:val="clear" w:color="auto" w:fill="FCFCFC"/>
        </w:rPr>
        <w:t>,</w:t>
      </w:r>
      <w:r w:rsidR="0019558B">
        <w:rPr>
          <w:shd w:val="clear" w:color="auto" w:fill="FCFCFC"/>
        </w:rPr>
        <w:t xml:space="preserve"> 1932-1934</w:t>
      </w:r>
      <w:r w:rsidR="0019558B">
        <w:rPr>
          <w:shd w:val="clear" w:color="auto" w:fill="FCFCFC"/>
        </w:rPr>
        <w:fldChar w:fldCharType="begin"/>
      </w:r>
      <w:r w:rsidR="0019558B">
        <w:rPr>
          <w:shd w:val="clear" w:color="auto" w:fill="FCFCFC"/>
        </w:rPr>
        <w:instrText xml:space="preserve"> ADDIN EN.CITE &lt;EndNote&gt;&lt;Cite&gt;&lt;Author&gt;Foxton&lt;/Author&gt;&lt;Year&gt;1956&lt;/Year&gt;&lt;RecNum&gt;1984&lt;/RecNum&gt;&lt;DisplayText&gt;&lt;style face="superscript"&gt;53&lt;/style&gt;&lt;/DisplayText&gt;&lt;record&gt;&lt;rec-number&gt;1984&lt;/rec-number&gt;&lt;foreign-keys&gt;&lt;key app="EN" db-id="dtzr5pa2kvx9p5e2998x9rap5t09s999sztd" timestamp="1544511998"&gt;1984&lt;/key&gt;&lt;/foreign-keys&gt;&lt;ref-type name="Journal Article"&gt;17&lt;/ref-type&gt;&lt;contributors&gt;&lt;authors&gt;&lt;author&gt;Foxton, P.&lt;/author&gt;&lt;/authors&gt;&lt;/contributors&gt;&lt;titles&gt;&lt;title&gt;The distribution of the standing crop of zooplankton in the Southern Ocean&lt;/title&gt;&lt;secondary-title&gt;Discovery Reports&lt;/secondary-title&gt;&lt;/titles&gt;&lt;periodical&gt;&lt;full-title&gt;Discovery Reports&lt;/full-title&gt;&lt;/periodical&gt;&lt;pages&gt;191-236&lt;/pages&gt;&lt;volume&gt;28&lt;/volume&gt;&lt;dates&gt;&lt;year&gt;1956&lt;/year&gt;&lt;pub-dates&gt;&lt;date&gt;1956&lt;/date&gt;&lt;/pub-dates&gt;&lt;/dates&gt;&lt;accession-num&gt;ZOOREC:ZOOR09300005301&lt;/accession-num&gt;&lt;urls&gt;&lt;related-urls&gt;&lt;url&gt;&amp;lt;Go to ISI&amp;gt;://ZOOREC:ZOOR09300005301&lt;/url&gt;&lt;/related-urls&gt;&lt;/urls&gt;&lt;/record&gt;&lt;/Cite&gt;&lt;/EndNote&gt;</w:instrText>
      </w:r>
      <w:r w:rsidR="0019558B">
        <w:rPr>
          <w:shd w:val="clear" w:color="auto" w:fill="FCFCFC"/>
        </w:rPr>
        <w:fldChar w:fldCharType="separate"/>
      </w:r>
      <w:r w:rsidR="0019558B" w:rsidRPr="00264898">
        <w:rPr>
          <w:noProof/>
          <w:shd w:val="clear" w:color="auto" w:fill="FCFCFC"/>
          <w:vertAlign w:val="superscript"/>
        </w:rPr>
        <w:t>53</w:t>
      </w:r>
      <w:r w:rsidR="0019558B">
        <w:rPr>
          <w:shd w:val="clear" w:color="auto" w:fill="FCFCFC"/>
        </w:rPr>
        <w:fldChar w:fldCharType="end"/>
      </w:r>
      <w:r w:rsidR="0019558B">
        <w:rPr>
          <w:shd w:val="clear" w:color="auto" w:fill="FCFCFC"/>
        </w:rPr>
        <w:t xml:space="preserve"> </w:t>
      </w:r>
      <w:r w:rsidR="00FB3C58">
        <w:rPr>
          <w:rStyle w:val="occurrence"/>
          <w:bCs/>
          <w:color w:val="333333"/>
          <w:spacing w:val="2"/>
          <w:lang w:val="en"/>
        </w:rPr>
        <w:t>is included from</w:t>
      </w:r>
      <w:r w:rsidR="0019558B">
        <w:rPr>
          <w:rStyle w:val="occurrence"/>
          <w:bCs/>
          <w:color w:val="333333"/>
          <w:spacing w:val="2"/>
          <w:lang w:val="en"/>
        </w:rPr>
        <w:t xml:space="preserve"> </w:t>
      </w:r>
      <w:r w:rsidR="002D351B">
        <w:rPr>
          <w:rStyle w:val="occurrence"/>
          <w:bCs/>
          <w:color w:val="333333"/>
          <w:spacing w:val="2"/>
          <w:lang w:val="en"/>
        </w:rPr>
        <w:t>COPEPOD</w:t>
      </w:r>
      <w:r w:rsidR="00FB3C58">
        <w:rPr>
          <w:rStyle w:val="occurrence"/>
          <w:bCs/>
          <w:color w:val="333333"/>
          <w:spacing w:val="2"/>
          <w:lang w:val="en"/>
        </w:rPr>
        <w:t xml:space="preserve"> along with </w:t>
      </w:r>
      <w:r w:rsidR="0019558B">
        <w:rPr>
          <w:rFonts w:ascii="Calibri" w:hAnsi="Calibri"/>
          <w:color w:val="000000"/>
        </w:rPr>
        <w:t xml:space="preserve">datasets from 1956-2002. Details on individual projects </w:t>
      </w:r>
      <w:r w:rsidR="00FB3C58">
        <w:rPr>
          <w:rFonts w:ascii="Calibri" w:hAnsi="Calibri"/>
          <w:color w:val="000000"/>
        </w:rPr>
        <w:t xml:space="preserve">included from COPEPOD </w:t>
      </w:r>
      <w:r w:rsidR="0019558B">
        <w:rPr>
          <w:rFonts w:ascii="Calibri" w:hAnsi="Calibri"/>
          <w:color w:val="000000"/>
        </w:rPr>
        <w:t xml:space="preserve">are in Appendix 1. </w:t>
      </w:r>
      <w:r w:rsidR="0019558B" w:rsidRPr="005574E5">
        <w:rPr>
          <w:rFonts w:ascii="Calibri" w:hAnsi="Calibri"/>
          <w:color w:val="000000"/>
          <w:highlight w:val="yellow"/>
        </w:rPr>
        <w:t xml:space="preserve">The </w:t>
      </w:r>
      <w:proofErr w:type="spellStart"/>
      <w:r w:rsidR="0019558B" w:rsidRPr="005574E5">
        <w:rPr>
          <w:rFonts w:ascii="Calibri" w:hAnsi="Calibri"/>
          <w:color w:val="000000"/>
          <w:highlight w:val="yellow"/>
        </w:rPr>
        <w:t>Sample_ID</w:t>
      </w:r>
      <w:proofErr w:type="spellEnd"/>
      <w:r w:rsidR="0019558B" w:rsidRPr="005574E5">
        <w:rPr>
          <w:rFonts w:ascii="Calibri" w:hAnsi="Calibri"/>
          <w:color w:val="000000"/>
          <w:highlight w:val="yellow"/>
        </w:rPr>
        <w:t xml:space="preserve"> recorded in this dataset links directly to the COPEPOD_ID in the COPEPOD database.</w:t>
      </w:r>
    </w:p>
    <w:p w14:paraId="319BFE76" w14:textId="77777777" w:rsidR="00FB3C58" w:rsidRPr="000D777D" w:rsidRDefault="00FB3C58" w:rsidP="00FB3C58">
      <w:pPr>
        <w:pStyle w:val="Heading2"/>
      </w:pPr>
      <w:commentRangeStart w:id="14"/>
      <w:r>
        <w:t>Usage Notes</w:t>
      </w:r>
    </w:p>
    <w:p w14:paraId="487DCEDB" w14:textId="516CD5BE" w:rsidR="00FB3C58" w:rsidRDefault="00FB3C58" w:rsidP="00FB3C58">
      <w:r>
        <w:t>With a comprehensive continental-scale dataset, care must be taken when analysing the data. Data were collected under vastly different environmental conditions, from tropical, to sub-Antarctic waters. This database is complementary to the Australian Zooplankton Abundance database</w:t>
      </w:r>
      <w:r>
        <w:fldChar w:fldCharType="begin"/>
      </w:r>
      <w:r>
        <w:instrText xml:space="preserve"> ADDIN EN.CITE &lt;EndNote&gt;&lt;Cite&gt;&lt;Author&gt;Davies&lt;/Author&gt;&lt;Year&gt;2014&lt;/Year&gt;&lt;RecNum&gt;1258&lt;/RecNum&gt;&lt;DisplayText&gt;&lt;style face="superscript"&gt;5&lt;/style&gt;&lt;/DisplayText&gt;&lt;record&gt;&lt;rec-number&gt;1258&lt;/rec-number&gt;&lt;foreign-keys&gt;&lt;key app="EN" db-id="dtzr5pa2kvx9p5e2998x9rap5t09s999sztd" timestamp="1417381777"&gt;1258&lt;/key&gt;&lt;/foreign-keys&gt;&lt;ref-type name="Journal Article"&gt;17&lt;/ref-type&gt;&lt;contributors&gt;&lt;authors&gt;&lt;author&gt;Davies, Claire H.&lt;/author&gt;&lt;author&gt;Armstrong, Amelia J.&lt;/author&gt;&lt;author&gt;Baird, Mark&lt;/author&gt;&lt;author&gt;Coman, Frank&lt;/author&gt;&lt;author&gt;Edgar, Steven&lt;/author&gt;&lt;author&gt;Gaughan, Daniel&lt;/author&gt;&lt;author&gt;Greenwood, Jack&lt;/author&gt;&lt;author&gt;Gusmão, Felipe&lt;/author&gt;&lt;author&gt;Henschke, Natasha&lt;/author&gt;&lt;author&gt;Koslow, J. Anthony&lt;/author&gt;&lt;author&gt;Leterme, Sophie C.&lt;/author&gt;&lt;author&gt;McKinnon, A. David&lt;/author&gt;&lt;author&gt;Miller, Margaret&lt;/author&gt;&lt;author&gt;Pausina, Sarah&lt;/author&gt;&lt;author&gt;Palomino, Julian Uribe&lt;/author&gt;&lt;author&gt;Roennfeldt, Ruben-Lee&lt;/author&gt;&lt;author&gt;Rothlisberg, Peter&lt;/author&gt;&lt;author&gt;Slotwinski, Anita&lt;/author&gt;&lt;author&gt;Strzelecki, Joanna&lt;/author&gt;&lt;author&gt;Suthers, Iain M.&lt;/author&gt;&lt;author&gt;Swadling, Kerrie M.&lt;/author&gt;&lt;author&gt;Talbot, Sam&lt;/author&gt;&lt;author&gt;Tonks, Mark&lt;/author&gt;&lt;author&gt;Tranter, David H.&lt;/author&gt;&lt;author&gt;Young, Jock W.&lt;/author&gt;&lt;author&gt;Richardson, Anthony J.&lt;/author&gt;&lt;/authors&gt;&lt;/contributors&gt;&lt;titles&gt;&lt;title&gt;Over 75 years of zooplankton data from Australia&lt;/title&gt;&lt;secondary-title&gt;Ecology&lt;/secondary-title&gt;&lt;/titles&gt;&lt;periodical&gt;&lt;full-title&gt;Ecology&lt;/full-title&gt;&lt;/periodical&gt;&lt;pages&gt;3229-3229&lt;/pages&gt;&lt;volume&gt;95&lt;/volume&gt;&lt;number&gt;11&lt;/number&gt;&lt;dates&gt;&lt;year&gt;2014&lt;/year&gt;&lt;pub-dates&gt;&lt;date&gt;2014/11/01&lt;/date&gt;&lt;/pub-dates&gt;&lt;/dates&gt;&lt;publisher&gt;Ecological Society of America&lt;/publisher&gt;&lt;isbn&gt;0012-9658&lt;/isbn&gt;&lt;urls&gt;&lt;related-urls&gt;&lt;url&gt;http://dx.doi.org/10.1890/14-0697.1&lt;/url&gt;&lt;/related-urls&gt;&lt;/urls&gt;&lt;electronic-resource-num&gt;10.1890/14-0697.1&lt;/electronic-resource-num&gt;&lt;access-date&gt;2014/11/30&lt;/access-date&gt;&lt;/record&gt;&lt;/Cite&gt;&lt;/EndNote&gt;</w:instrText>
      </w:r>
      <w:r>
        <w:fldChar w:fldCharType="separate"/>
      </w:r>
      <w:r w:rsidRPr="004844C7">
        <w:rPr>
          <w:noProof/>
          <w:vertAlign w:val="superscript"/>
        </w:rPr>
        <w:t>5</w:t>
      </w:r>
      <w:r>
        <w:fldChar w:fldCharType="end"/>
      </w:r>
      <w:r>
        <w:t>,</w:t>
      </w:r>
      <w:r w:rsidRPr="00034BE8">
        <w:t xml:space="preserve"> </w:t>
      </w:r>
      <w:r>
        <w:t>which provides species-level data and is available through the AODN. The Australian Phytoplankton Abundance database</w:t>
      </w:r>
      <w:r>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instrText xml:space="preserve"> ADDIN EN.CITE </w:instrText>
      </w:r>
      <w:r>
        <w:fldChar w:fldCharType="begin">
          <w:fldData xml:space="preserve">PEVuZE5vdGU+PENpdGU+PEF1dGhvcj5EYXZpZXM8L0F1dGhvcj48WWVhcj4yMDE2PC9ZZWFyPjxS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</w:fldData>
        </w:fldChar>
      </w:r>
      <w:r>
        <w:instrText xml:space="preserve"> ADDIN EN.CITE.DATA </w:instrText>
      </w:r>
      <w:r>
        <w:fldChar w:fldCharType="end"/>
      </w:r>
      <w:r>
        <w:fldChar w:fldCharType="separate"/>
      </w:r>
      <w:r w:rsidRPr="004844C7">
        <w:rPr>
          <w:noProof/>
          <w:vertAlign w:val="superscript"/>
        </w:rPr>
        <w:t>6</w:t>
      </w:r>
      <w:r>
        <w:fldChar w:fldCharType="end"/>
      </w:r>
      <w:r>
        <w:t xml:space="preserve"> and the Australian Chlorophyll a database</w:t>
      </w:r>
      <w:r>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instrText xml:space="preserve"> ADDIN EN.CITE </w:instrText>
      </w:r>
      <w:r>
        <w:fldChar w:fldCharType="begin">
          <w:fldData xml:space="preserve">PEVuZE5vdGU+PENpdGU+PEF1dGhvcj5EYXZpZXM8L0F1dGhvcj48WWVhcj4yMDE4PC9ZZWFyPjxS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</w:fldData>
        </w:fldChar>
      </w:r>
      <w:r>
        <w:instrText xml:space="preserve"> ADDIN EN.CITE.DATA </w:instrText>
      </w:r>
      <w:r>
        <w:fldChar w:fldCharType="end"/>
      </w:r>
      <w:r>
        <w:fldChar w:fldCharType="separate"/>
      </w:r>
      <w:r w:rsidRPr="004844C7">
        <w:rPr>
          <w:noProof/>
          <w:vertAlign w:val="superscript"/>
        </w:rPr>
        <w:t>7</w:t>
      </w:r>
      <w:r>
        <w:fldChar w:fldCharType="end"/>
      </w:r>
      <w:r>
        <w:t xml:space="preserve"> (both available through the AODN) also provide complementary data that can be matched to the zooplankton biomass data via </w:t>
      </w:r>
      <w:proofErr w:type="spellStart"/>
      <w:r>
        <w:t>Project_id</w:t>
      </w:r>
      <w:proofErr w:type="spellEnd"/>
      <w:r>
        <w:t xml:space="preserve"> and to individual samples via </w:t>
      </w:r>
      <w:proofErr w:type="spellStart"/>
      <w:r>
        <w:t>sample_id</w:t>
      </w:r>
      <w:proofErr w:type="spellEnd"/>
      <w:r>
        <w:t xml:space="preserve"> or by sampling date and time details.</w:t>
      </w:r>
      <w:commentRangeEnd w:id="14"/>
      <w:r>
        <w:rPr>
          <w:rStyle w:val="CommentReference"/>
        </w:rPr>
        <w:commentReference w:id="14"/>
      </w:r>
    </w:p>
    <w:p w14:paraId="61DFA0D1" w14:textId="77777777" w:rsidR="0018737B" w:rsidRDefault="0018737B" w:rsidP="0018737B">
      <w:pPr>
        <w:pStyle w:val="Heading2"/>
      </w:pPr>
      <w:r>
        <w:t>Acknowledgements</w:t>
      </w:r>
    </w:p>
    <w:p w14:paraId="12991A9F" w14:textId="5E7745DB" w:rsidR="00034BE8" w:rsidRDefault="00034BE8" w:rsidP="00034BE8">
      <w:r w:rsidRPr="00C81033">
        <w:t>We acknowledge the contributions from all collaborators and their institutions. If data from multiple projects are used, please acknowledge this publication</w:t>
      </w:r>
      <w:r>
        <w:t xml:space="preserve">, but if data from </w:t>
      </w:r>
      <w:r w:rsidRPr="00C81033">
        <w:t>individual project</w:t>
      </w:r>
      <w:r>
        <w:t>s</w:t>
      </w:r>
      <w:r w:rsidRPr="00C81033">
        <w:t xml:space="preserve"> are used, please acknowledge use of data as per the custodian information. The relevant acknowledgement data is available from the metad</w:t>
      </w:r>
      <w:r>
        <w:t xml:space="preserve">ata files attached to the data. </w:t>
      </w:r>
      <w:r w:rsidRPr="00C81033">
        <w:t xml:space="preserve">We would also encourage the data user to enter into collaboration with the researchers involved in the data they use – understanding the history of a project will add value to </w:t>
      </w:r>
      <w:r>
        <w:t>your</w:t>
      </w:r>
      <w:r w:rsidRPr="00C81033">
        <w:t xml:space="preserve"> research. If using data from Project 599 the National Reference Stations or Project 597 the Australian Continuous Plankton Recorder, please use</w:t>
      </w:r>
      <w:r>
        <w:t xml:space="preserve"> the following acknowledgement: </w:t>
      </w:r>
      <w:r w:rsidRPr="00C81033">
        <w:t>“Data sourced from the Integrated Marine Observing System (IMOS) – IMOS is a national collaborative research infrastructure, supported</w:t>
      </w:r>
      <w:r>
        <w:t xml:space="preserve"> by the Australian Government.” </w:t>
      </w:r>
      <w:proofErr w:type="gramStart"/>
      <w:r>
        <w:t>Similarly ,</w:t>
      </w:r>
      <w:proofErr w:type="gramEnd"/>
      <w:r>
        <w:t xml:space="preserve"> f</w:t>
      </w:r>
      <w:r w:rsidRPr="00C81033">
        <w:t>or Project 591 “Data for this project was collected with support from Healthy Water</w:t>
      </w:r>
      <w:r>
        <w:t xml:space="preserve">ways, Queensland ARC LPO883663”. </w:t>
      </w:r>
      <w:r w:rsidRPr="00C81033">
        <w:t>For Project 1109</w:t>
      </w:r>
      <w:r>
        <w:t>,</w:t>
      </w:r>
      <w:r w:rsidRPr="00C81033">
        <w:t xml:space="preserve"> please acknowledge “</w:t>
      </w:r>
      <w:r w:rsidRPr="00C81033">
        <w:rPr>
          <w:rFonts w:ascii="Calibri" w:eastAsia="Times New Roman" w:hAnsi="Calibri" w:cs="Calibri"/>
          <w:color w:val="000000"/>
          <w:lang w:eastAsia="en-AU"/>
        </w:rPr>
        <w:t xml:space="preserve">COPEPOD: the global plankton database (2018) available at </w:t>
      </w:r>
      <w:hyperlink r:id="rId13" w:history="1">
        <w:r w:rsidRPr="00CA0101">
          <w:rPr>
            <w:rStyle w:val="Hyperlink"/>
            <w:rFonts w:ascii="Calibri" w:eastAsia="Times New Roman" w:hAnsi="Calibri" w:cs="Calibri"/>
            <w:lang w:eastAsia="en-AU"/>
          </w:rPr>
          <w:t>http://www.st.nmfs.noaa.gov/copepod/</w:t>
        </w:r>
      </w:hyperlink>
      <w:r w:rsidRPr="00C81033">
        <w:rPr>
          <w:rFonts w:ascii="Calibri" w:eastAsia="Times New Roman" w:hAnsi="Calibri" w:cs="Calibri"/>
          <w:color w:val="000000"/>
          <w:lang w:eastAsia="en-AU"/>
        </w:rPr>
        <w:t>”</w:t>
      </w:r>
      <w:r w:rsidR="00B32BB8">
        <w:rPr>
          <w:rFonts w:ascii="Calibri" w:eastAsia="Times New Roman" w:hAnsi="Calibri" w:cs="Calibri"/>
          <w:color w:val="000000"/>
          <w:lang w:eastAsia="en-AU"/>
        </w:rPr>
        <w:t>.</w:t>
      </w:r>
    </w:p>
    <w:p w14:paraId="0FEA61D5" w14:textId="77777777" w:rsidR="0018737B" w:rsidRDefault="0018737B" w:rsidP="0018737B">
      <w:pPr>
        <w:pStyle w:val="Heading2"/>
      </w:pPr>
      <w:r>
        <w:t>Author contributions</w:t>
      </w:r>
    </w:p>
    <w:p w14:paraId="36B7ED80" w14:textId="5A004E7A" w:rsidR="00A54AE4" w:rsidRDefault="00014006" w:rsidP="00A54AE4">
      <w:r>
        <w:t>FRM collat</w:t>
      </w:r>
      <w:r w:rsidR="000F0507">
        <w:t xml:space="preserve">ed data and co-wrote manuscript. </w:t>
      </w:r>
      <w:r>
        <w:t xml:space="preserve">CHD collated data and built database, co-wrote manuscript </w:t>
      </w:r>
      <w:r w:rsidR="00034BE8">
        <w:t>and F</w:t>
      </w:r>
      <w:r w:rsidR="002162F7">
        <w:t>igure 1.</w:t>
      </w:r>
      <w:r w:rsidR="000F0507">
        <w:t xml:space="preserve"> </w:t>
      </w:r>
      <w:r>
        <w:t>AJR co-wrote man</w:t>
      </w:r>
      <w:r w:rsidR="000F0507">
        <w:t xml:space="preserve">uscript and conceived the study. SE, MM </w:t>
      </w:r>
      <w:r w:rsidR="00C420A3">
        <w:t>provided data base support and set up th</w:t>
      </w:r>
      <w:r w:rsidR="000F0507">
        <w:t xml:space="preserve">e web server export to the AODN. </w:t>
      </w:r>
      <w:r w:rsidR="00C420A3">
        <w:t>NA represent</w:t>
      </w:r>
      <w:r w:rsidR="003A763D">
        <w:t>s</w:t>
      </w:r>
      <w:r w:rsidR="000F0507">
        <w:t xml:space="preserve"> the AODN. </w:t>
      </w:r>
      <w:r w:rsidR="00C420A3">
        <w:t xml:space="preserve">The following </w:t>
      </w:r>
      <w:r w:rsidR="00034BE8">
        <w:t xml:space="preserve">authors </w:t>
      </w:r>
      <w:r w:rsidR="00C420A3">
        <w:t>provi</w:t>
      </w:r>
      <w:r w:rsidR="00B04B8E">
        <w:t>ded data from the projects in brackets: CHD, FEC, RE, MT, AS, JUB (</w:t>
      </w:r>
      <w:r w:rsidR="00C420A3">
        <w:t>P597</w:t>
      </w:r>
      <w:r w:rsidR="00B04B8E">
        <w:t xml:space="preserve">, </w:t>
      </w:r>
      <w:r w:rsidR="00C420A3">
        <w:t>599</w:t>
      </w:r>
      <w:r w:rsidR="00B04B8E">
        <w:t xml:space="preserve">), </w:t>
      </w:r>
      <w:r w:rsidR="00C420A3">
        <w:t xml:space="preserve">MF, </w:t>
      </w:r>
      <w:r w:rsidR="00ED5EF0">
        <w:t xml:space="preserve">CL, </w:t>
      </w:r>
      <w:r w:rsidR="00424561">
        <w:t>ADM</w:t>
      </w:r>
      <w:r w:rsidR="00B04B8E">
        <w:t xml:space="preserve"> (P4,5,9,15,16,17,1089, 1098, 1101), </w:t>
      </w:r>
      <w:r w:rsidR="00424561">
        <w:t>AA</w:t>
      </w:r>
      <w:r w:rsidR="00B04B8E">
        <w:t xml:space="preserve"> (P1088)</w:t>
      </w:r>
      <w:r w:rsidR="00424561">
        <w:t>, LC</w:t>
      </w:r>
      <w:r w:rsidR="00B04B8E">
        <w:t>(P1148)</w:t>
      </w:r>
      <w:r w:rsidR="00424561">
        <w:t>, PR</w:t>
      </w:r>
      <w:r w:rsidR="00B04B8E">
        <w:t xml:space="preserve"> (P10)</w:t>
      </w:r>
      <w:r w:rsidR="00424561">
        <w:t>, SP</w:t>
      </w:r>
      <w:r w:rsidR="00B04B8E">
        <w:t>(P591)</w:t>
      </w:r>
      <w:r w:rsidR="00424561">
        <w:t>, JS</w:t>
      </w:r>
      <w:r w:rsidR="00B04B8E">
        <w:t xml:space="preserve"> (P11, 1115</w:t>
      </w:r>
      <w:r w:rsidR="00B04B8E" w:rsidRPr="00AB65A5">
        <w:t>)</w:t>
      </w:r>
      <w:r w:rsidR="00424561" w:rsidRPr="00AB65A5">
        <w:t>,</w:t>
      </w:r>
      <w:r w:rsidR="00B04B8E" w:rsidRPr="00AB65A5">
        <w:t xml:space="preserve"> </w:t>
      </w:r>
      <w:r w:rsidR="00424561" w:rsidRPr="00AB65A5">
        <w:t>DHT</w:t>
      </w:r>
      <w:r w:rsidR="00AB65A5" w:rsidRPr="00AB65A5">
        <w:t>(</w:t>
      </w:r>
      <w:r w:rsidR="00AB65A5">
        <w:t>P1090, 1091, 1092, 1105)</w:t>
      </w:r>
      <w:r w:rsidR="00424561">
        <w:t>, JWY</w:t>
      </w:r>
      <w:r w:rsidR="00B04B8E">
        <w:t xml:space="preserve">(P1106), </w:t>
      </w:r>
      <w:r w:rsidR="00424561" w:rsidRPr="00AB65A5">
        <w:t>JE</w:t>
      </w:r>
      <w:r w:rsidR="00DD11FA">
        <w:t>(P1135)</w:t>
      </w:r>
      <w:r w:rsidR="00B04B8E">
        <w:t xml:space="preserve">, </w:t>
      </w:r>
      <w:r w:rsidR="00424561">
        <w:t>TOB</w:t>
      </w:r>
      <w:r w:rsidR="00B04B8E">
        <w:t xml:space="preserve">  (P1109), </w:t>
      </w:r>
      <w:r w:rsidR="00424561">
        <w:t>KMS</w:t>
      </w:r>
      <w:r w:rsidR="00B04B8E">
        <w:t xml:space="preserve"> (P21, 23. 1149), </w:t>
      </w:r>
      <w:proofErr w:type="spellStart"/>
      <w:r w:rsidR="00424561">
        <w:t>PvR</w:t>
      </w:r>
      <w:proofErr w:type="spellEnd"/>
      <w:r w:rsidR="00B04B8E">
        <w:t xml:space="preserve"> (P1143).</w:t>
      </w:r>
    </w:p>
    <w:p w14:paraId="4BC48777" w14:textId="77777777" w:rsidR="00A54AE4" w:rsidRDefault="00A54AE4">
      <w:r>
        <w:br w:type="page"/>
      </w:r>
    </w:p>
    <w:p w14:paraId="01DE617F" w14:textId="77777777" w:rsidR="00D92E9E" w:rsidRDefault="00F56888" w:rsidP="00D92E9E">
      <w:pPr>
        <w:rPr>
          <w:rStyle w:val="Heading2Char"/>
        </w:rPr>
      </w:pPr>
      <w:r w:rsidRPr="00F56888">
        <w:rPr>
          <w:rStyle w:val="occurrence"/>
          <w:b/>
          <w:bCs/>
          <w:noProof/>
          <w:color w:val="333333"/>
          <w:spacing w:val="2"/>
          <w:sz w:val="24"/>
          <w:szCs w:val="24"/>
          <w:lang w:eastAsia="en-AU"/>
        </w:rPr>
        <w:lastRenderedPageBreak/>
        <w:drawing>
          <wp:inline distT="0" distB="0" distL="0" distR="0" wp14:anchorId="4C559F71" wp14:editId="0EF0B9E5">
            <wp:extent cx="4732404" cy="3551274"/>
            <wp:effectExtent l="0" t="0" r="0" b="0"/>
            <wp:docPr id="2" name="Picture 2" descr="Z:\Historical_Phytoplankton_Data\Paper\data_flow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Historical_Phytoplankton_Data\Paper\data_flow_diagram.jpg"/>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4786245" cy="3591677"/>
                    </a:xfrm>
                    <a:prstGeom prst="rect">
                      <a:avLst/>
                    </a:prstGeom>
                    <a:noFill/>
                    <a:ln>
                      <a:noFill/>
                    </a:ln>
                  </pic:spPr>
                </pic:pic>
              </a:graphicData>
            </a:graphic>
          </wp:inline>
        </w:drawing>
      </w:r>
    </w:p>
    <w:p w14:paraId="36B273EF" w14:textId="2DF28C12" w:rsidR="005D4871" w:rsidRDefault="00A54AE4" w:rsidP="00D92E9E">
      <w:pPr>
        <w:rPr>
          <w:rStyle w:val="occurrence"/>
          <w:bCs/>
          <w:color w:val="333333"/>
          <w:spacing w:val="2"/>
          <w:sz w:val="24"/>
          <w:szCs w:val="24"/>
          <w:lang w:val="en"/>
        </w:rPr>
      </w:pPr>
      <w:r w:rsidRPr="00C607C6">
        <w:rPr>
          <w:rStyle w:val="Heading2Char"/>
        </w:rPr>
        <w:t>Figure 1. Flow diagram</w:t>
      </w:r>
      <w:r w:rsidR="00F56888" w:rsidRPr="00C607C6">
        <w:rPr>
          <w:rStyle w:val="Heading2Char"/>
        </w:rPr>
        <w:t xml:space="preserve"> </w:t>
      </w:r>
      <w:r w:rsidR="00282AB6" w:rsidRPr="00C607C6">
        <w:rPr>
          <w:rStyle w:val="Heading2Char"/>
        </w:rPr>
        <w:t xml:space="preserve">showing process of data enter into biomass </w:t>
      </w:r>
      <w:commentRangeStart w:id="15"/>
      <w:r w:rsidR="00282AB6" w:rsidRPr="00C607C6">
        <w:rPr>
          <w:rStyle w:val="Heading2Char"/>
        </w:rPr>
        <w:t>database</w:t>
      </w:r>
      <w:commentRangeEnd w:id="15"/>
      <w:r w:rsidR="00034BE8">
        <w:rPr>
          <w:rStyle w:val="CommentReference"/>
        </w:rPr>
        <w:commentReference w:id="15"/>
      </w:r>
      <w:r w:rsidR="00282AB6" w:rsidRPr="00C607C6">
        <w:rPr>
          <w:rStyle w:val="Heading2Char"/>
        </w:rPr>
        <w:t xml:space="preserve"> </w:t>
      </w:r>
    </w:p>
    <w:p w14:paraId="31168F52" w14:textId="77777777" w:rsidR="005D4871" w:rsidRDefault="005D4871" w:rsidP="005D4871">
      <w:pPr>
        <w:pStyle w:val="Heading2"/>
        <w:rPr>
          <w:rStyle w:val="occurrence"/>
          <w:bCs/>
          <w:color w:val="333333"/>
          <w:spacing w:val="2"/>
          <w:sz w:val="24"/>
          <w:szCs w:val="24"/>
          <w:lang w:val="en"/>
        </w:rPr>
      </w:pPr>
    </w:p>
    <w:p w14:paraId="498516C7" w14:textId="77777777" w:rsidR="005D4871" w:rsidRDefault="005D4871" w:rsidP="005D4871">
      <w:pPr>
        <w:pStyle w:val="Heading2"/>
        <w:rPr>
          <w:rStyle w:val="occurrence"/>
          <w:bCs/>
          <w:color w:val="333333"/>
          <w:spacing w:val="2"/>
          <w:sz w:val="24"/>
          <w:szCs w:val="24"/>
          <w:lang w:val="en"/>
        </w:rPr>
      </w:pPr>
    </w:p>
    <w:p w14:paraId="1219F697" w14:textId="77777777" w:rsidR="005D4871" w:rsidRDefault="005D4871" w:rsidP="005D4871">
      <w:r>
        <w:rPr>
          <w:noProof/>
          <w:lang w:eastAsia="en-AU"/>
        </w:rPr>
        <w:drawing>
          <wp:inline distT="0" distB="0" distL="0" distR="0" wp14:anchorId="2F7E912F" wp14:editId="38443656">
            <wp:extent cx="5872304" cy="5901070"/>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p_fig2.tiff"/>
                    <pic:cNvPicPr/>
                  </pic:nvPicPr>
                  <pic:blipFill>
                    <a:blip r:embed="rId15" cstate="screen">
                      <a:extLst>
                        <a:ext uri="{28A0092B-C50C-407E-A947-70E740481C1C}">
                          <a14:useLocalDpi xmlns:a14="http://schemas.microsoft.com/office/drawing/2010/main"/>
                        </a:ext>
                      </a:extLst>
                    </a:blip>
                    <a:stretch>
                      <a:fillRect/>
                    </a:stretch>
                  </pic:blipFill>
                  <pic:spPr>
                    <a:xfrm>
                      <a:off x="0" y="0"/>
                      <a:ext cx="5906463" cy="5935396"/>
                    </a:xfrm>
                    <a:prstGeom prst="rect">
                      <a:avLst/>
                    </a:prstGeom>
                  </pic:spPr>
                </pic:pic>
              </a:graphicData>
            </a:graphic>
          </wp:inline>
        </w:drawing>
      </w:r>
    </w:p>
    <w:p w14:paraId="6BF9876A" w14:textId="4CDDEE58" w:rsidR="005D4871" w:rsidRDefault="005D4871" w:rsidP="005D4871">
      <w:r>
        <w:rPr>
          <w:rStyle w:val="Heading2Char"/>
        </w:rPr>
        <w:t>F</w:t>
      </w:r>
      <w:r w:rsidRPr="00C607C6">
        <w:rPr>
          <w:rStyle w:val="Heading2Char"/>
        </w:rPr>
        <w:t>igure 2. Sampl</w:t>
      </w:r>
      <w:r w:rsidR="00D92E9E">
        <w:rPr>
          <w:rStyle w:val="Heading2Char"/>
        </w:rPr>
        <w:t>ing locations mapped by Project, see Table 1 for project details based on project id.</w:t>
      </w:r>
    </w:p>
    <w:p w14:paraId="24D723CB" w14:textId="4E850C98" w:rsidR="00A90C27" w:rsidRDefault="00A90C27">
      <w:pPr>
        <w:rPr>
          <w:highlight w:val="yellow"/>
        </w:rPr>
      </w:pPr>
      <w:r>
        <w:rPr>
          <w:highlight w:val="yellow"/>
        </w:rPr>
        <w:br w:type="page"/>
      </w:r>
    </w:p>
    <w:p w14:paraId="182178A1" w14:textId="77777777" w:rsidR="00A90C27" w:rsidRPr="005D4871" w:rsidRDefault="00A90C27" w:rsidP="00A90C27">
      <w:r>
        <w:rPr>
          <w:noProof/>
          <w:lang w:eastAsia="en-AU"/>
        </w:rPr>
        <w:lastRenderedPageBreak/>
        <w:drawing>
          <wp:inline distT="0" distB="0" distL="0" distR="0" wp14:anchorId="6B9156CA" wp14:editId="4727D316">
            <wp:extent cx="5858926" cy="4476307"/>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pthhistofacet_default.tiff"/>
                    <pic:cNvPicPr/>
                  </pic:nvPicPr>
                  <pic:blipFill>
                    <a:blip r:embed="rId16" cstate="screen">
                      <a:extLst>
                        <a:ext uri="{28A0092B-C50C-407E-A947-70E740481C1C}">
                          <a14:useLocalDpi xmlns:a14="http://schemas.microsoft.com/office/drawing/2010/main"/>
                        </a:ext>
                      </a:extLst>
                    </a:blip>
                    <a:stretch>
                      <a:fillRect/>
                    </a:stretch>
                  </pic:blipFill>
                  <pic:spPr>
                    <a:xfrm>
                      <a:off x="0" y="0"/>
                      <a:ext cx="5911576" cy="4516532"/>
                    </a:xfrm>
                    <a:prstGeom prst="rect">
                      <a:avLst/>
                    </a:prstGeom>
                  </pic:spPr>
                </pic:pic>
              </a:graphicData>
            </a:graphic>
          </wp:inline>
        </w:drawing>
      </w:r>
    </w:p>
    <w:p w14:paraId="2F04F0A9" w14:textId="77777777" w:rsidR="00A90C27" w:rsidRPr="005D4871" w:rsidRDefault="00A90C27" w:rsidP="00A90C27">
      <w:pPr>
        <w:pStyle w:val="Heading2"/>
        <w:sectPr w:rsidR="00A90C27" w:rsidRPr="005D4871" w:rsidSect="00153A22">
          <w:pgSz w:w="11906" w:h="16838"/>
          <w:pgMar w:top="1440" w:right="1440" w:bottom="1440" w:left="1440" w:header="708" w:footer="708" w:gutter="0"/>
          <w:cols w:space="708"/>
          <w:docGrid w:linePitch="360"/>
        </w:sectPr>
      </w:pPr>
      <w:r w:rsidRPr="00C607C6">
        <w:rPr>
          <w:rStyle w:val="Heading2Char"/>
        </w:rPr>
        <w:t>Figure 3. Histogram showing number of samples over the collection period by sampling depth</w:t>
      </w:r>
      <w:r>
        <w:t xml:space="preserve"> distribution   for each biomass collection method</w:t>
      </w:r>
    </w:p>
    <w:p w14:paraId="62F07F3A" w14:textId="77496C10" w:rsidR="00560B0B" w:rsidRDefault="00E125F8" w:rsidP="004E7D29">
      <w:pPr>
        <w:pStyle w:val="Heading2"/>
        <w:rPr>
          <w:rFonts w:cstheme="minorHAnsi"/>
        </w:rPr>
      </w:pPr>
      <w:r>
        <w:lastRenderedPageBreak/>
        <w:t>Table 1. Summary of the project data included in the data set</w:t>
      </w:r>
      <w:r w:rsidR="00712518">
        <w:t xml:space="preserve"> </w:t>
      </w:r>
      <w:r w:rsidR="00712518" w:rsidRPr="00712518">
        <w:rPr>
          <w:highlight w:val="yellow"/>
        </w:rPr>
        <w:t>(projects in yellow without citation)</w:t>
      </w:r>
    </w:p>
    <w:tbl>
      <w:tblPr>
        <w:tblW w:w="14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3044"/>
        <w:gridCol w:w="1843"/>
        <w:gridCol w:w="1134"/>
        <w:gridCol w:w="1737"/>
        <w:gridCol w:w="3366"/>
        <w:gridCol w:w="851"/>
        <w:gridCol w:w="1134"/>
        <w:gridCol w:w="855"/>
      </w:tblGrid>
      <w:tr w:rsidR="00646863" w:rsidRPr="00560B0B" w14:paraId="6711D1AD" w14:textId="4E632144" w:rsidTr="00790726">
        <w:trPr>
          <w:trHeight w:val="255"/>
        </w:trPr>
        <w:tc>
          <w:tcPr>
            <w:tcW w:w="920" w:type="dxa"/>
            <w:shd w:val="clear" w:color="auto" w:fill="auto"/>
            <w:vAlign w:val="center"/>
            <w:hideMark/>
          </w:tcPr>
          <w:p w14:paraId="4423BA0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ID</w:t>
            </w:r>
          </w:p>
        </w:tc>
        <w:tc>
          <w:tcPr>
            <w:tcW w:w="3044" w:type="dxa"/>
            <w:shd w:val="clear" w:color="auto" w:fill="auto"/>
            <w:vAlign w:val="center"/>
            <w:hideMark/>
          </w:tcPr>
          <w:p w14:paraId="29A4BCB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name</w:t>
            </w:r>
          </w:p>
        </w:tc>
        <w:tc>
          <w:tcPr>
            <w:tcW w:w="1843" w:type="dxa"/>
            <w:shd w:val="clear" w:color="auto" w:fill="auto"/>
            <w:vAlign w:val="center"/>
            <w:hideMark/>
          </w:tcPr>
          <w:p w14:paraId="2FE8A35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name</w:t>
            </w:r>
          </w:p>
        </w:tc>
        <w:tc>
          <w:tcPr>
            <w:tcW w:w="1134" w:type="dxa"/>
            <w:shd w:val="clear" w:color="auto" w:fill="auto"/>
            <w:vAlign w:val="center"/>
            <w:hideMark/>
          </w:tcPr>
          <w:p w14:paraId="0ACEA81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affiliation</w:t>
            </w:r>
          </w:p>
        </w:tc>
        <w:tc>
          <w:tcPr>
            <w:tcW w:w="1737" w:type="dxa"/>
            <w:shd w:val="clear" w:color="auto" w:fill="auto"/>
            <w:vAlign w:val="center"/>
            <w:hideMark/>
          </w:tcPr>
          <w:p w14:paraId="3513DE7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Acknowledgement</w:t>
            </w:r>
          </w:p>
        </w:tc>
        <w:tc>
          <w:tcPr>
            <w:tcW w:w="3366" w:type="dxa"/>
            <w:shd w:val="clear" w:color="auto" w:fill="auto"/>
            <w:noWrap/>
            <w:vAlign w:val="bottom"/>
            <w:hideMark/>
          </w:tcPr>
          <w:p w14:paraId="5649453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Sampling Location</w:t>
            </w:r>
          </w:p>
        </w:tc>
        <w:tc>
          <w:tcPr>
            <w:tcW w:w="851" w:type="dxa"/>
            <w:shd w:val="clear" w:color="auto" w:fill="auto"/>
            <w:noWrap/>
            <w:vAlign w:val="bottom"/>
            <w:hideMark/>
          </w:tcPr>
          <w:p w14:paraId="53F1BA6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 records</w:t>
            </w:r>
          </w:p>
        </w:tc>
        <w:tc>
          <w:tcPr>
            <w:tcW w:w="1134" w:type="dxa"/>
            <w:shd w:val="clear" w:color="auto" w:fill="auto"/>
            <w:noWrap/>
            <w:vAlign w:val="bottom"/>
            <w:hideMark/>
          </w:tcPr>
          <w:p w14:paraId="7B88F6A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date range</w:t>
            </w:r>
          </w:p>
        </w:tc>
        <w:tc>
          <w:tcPr>
            <w:tcW w:w="855" w:type="dxa"/>
          </w:tcPr>
          <w:p w14:paraId="4C000106" w14:textId="3784A8B8" w:rsidR="00646863" w:rsidRPr="00712518" w:rsidRDefault="00712518" w:rsidP="00560B0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t>Citation</w:t>
            </w:r>
          </w:p>
        </w:tc>
      </w:tr>
      <w:tr w:rsidR="00646863" w:rsidRPr="00560B0B" w14:paraId="739F97B1" w14:textId="37341C6C" w:rsidTr="00790726">
        <w:trPr>
          <w:trHeight w:val="255"/>
        </w:trPr>
        <w:tc>
          <w:tcPr>
            <w:tcW w:w="920" w:type="dxa"/>
            <w:shd w:val="clear" w:color="auto" w:fill="auto"/>
            <w:noWrap/>
            <w:vAlign w:val="bottom"/>
            <w:hideMark/>
          </w:tcPr>
          <w:p w14:paraId="31A5BE1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P_1109</w:t>
            </w:r>
          </w:p>
        </w:tc>
        <w:tc>
          <w:tcPr>
            <w:tcW w:w="3044" w:type="dxa"/>
            <w:shd w:val="clear" w:color="auto" w:fill="auto"/>
            <w:noWrap/>
            <w:vAlign w:val="bottom"/>
            <w:hideMark/>
          </w:tcPr>
          <w:p w14:paraId="3E7AC6A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COPEPOD, NOAA</w:t>
            </w:r>
          </w:p>
        </w:tc>
        <w:tc>
          <w:tcPr>
            <w:tcW w:w="1843" w:type="dxa"/>
            <w:shd w:val="clear" w:color="auto" w:fill="auto"/>
            <w:noWrap/>
            <w:vAlign w:val="bottom"/>
            <w:hideMark/>
          </w:tcPr>
          <w:p w14:paraId="072310D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Todd O'Brien</w:t>
            </w:r>
          </w:p>
        </w:tc>
        <w:tc>
          <w:tcPr>
            <w:tcW w:w="1134" w:type="dxa"/>
            <w:shd w:val="clear" w:color="auto" w:fill="auto"/>
            <w:noWrap/>
            <w:vAlign w:val="bottom"/>
            <w:hideMark/>
          </w:tcPr>
          <w:p w14:paraId="674ACA3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NOAA</w:t>
            </w:r>
          </w:p>
        </w:tc>
        <w:tc>
          <w:tcPr>
            <w:tcW w:w="1737" w:type="dxa"/>
            <w:shd w:val="clear" w:color="auto" w:fill="auto"/>
            <w:noWrap/>
            <w:vAlign w:val="bottom"/>
            <w:hideMark/>
          </w:tcPr>
          <w:p w14:paraId="3B3CC1A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COPEPOD NOAA</w:t>
            </w:r>
          </w:p>
        </w:tc>
        <w:tc>
          <w:tcPr>
            <w:tcW w:w="3366" w:type="dxa"/>
            <w:shd w:val="clear" w:color="auto" w:fill="auto"/>
            <w:noWrap/>
            <w:vAlign w:val="bottom"/>
            <w:hideMark/>
          </w:tcPr>
          <w:p w14:paraId="24DEE2F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15B4E9E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4665</w:t>
            </w:r>
          </w:p>
        </w:tc>
        <w:tc>
          <w:tcPr>
            <w:tcW w:w="1134" w:type="dxa"/>
            <w:shd w:val="clear" w:color="auto" w:fill="auto"/>
            <w:noWrap/>
            <w:vAlign w:val="bottom"/>
            <w:hideMark/>
          </w:tcPr>
          <w:p w14:paraId="587E1F2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1932-2008</w:t>
            </w:r>
          </w:p>
        </w:tc>
        <w:tc>
          <w:tcPr>
            <w:tcW w:w="855" w:type="dxa"/>
          </w:tcPr>
          <w:p w14:paraId="65331B85" w14:textId="67EF44FA"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19558B">
              <w:rPr>
                <w:rFonts w:ascii="Calibri" w:eastAsia="Times New Roman" w:hAnsi="Calibri" w:cs="Calibri"/>
                <w:color w:val="000000"/>
                <w:sz w:val="20"/>
                <w:szCs w:val="20"/>
                <w:lang w:eastAsia="en-AU"/>
              </w:rPr>
              <w:instrText xml:space="preserve"> ADDIN EN.CITE &lt;EndNote&gt;&lt;Cite&gt;&lt;Author&gt;COPEPOD&lt;/Author&gt;&lt;Year&gt;2018&lt;/Year&gt;&lt;RecNum&gt;1994&lt;/RecNum&gt;&lt;DisplayText&gt;&lt;style face="superscript"&gt;54&lt;/style&gt;&lt;/DisplayText&gt;&lt;record&gt;&lt;rec-number&gt;1994&lt;/rec-number&gt;&lt;foreign-keys&gt;&lt;key app="EN" db-id="dtzr5pa2kvx9p5e2998x9rap5t09s999sztd" timestamp="1544668777"&gt;1994&lt;/key&gt;&lt;/foreign-keys&gt;&lt;ref-type name="Web Page"&gt;12&lt;/ref-type&gt;&lt;contributors&gt;&lt;authors&gt;&lt;author&gt;COPEPOD&lt;/author&gt;&lt;/authors&gt;&lt;/contributors&gt;&lt;titles&gt;&lt;title&gt;COPEPOD: the global plankton database (2018)&lt;/title&gt;&lt;/titles&gt;&lt;volume&gt;2018&lt;/volume&gt;&lt;number&gt;12/12/18&lt;/number&gt;&lt;dates&gt;&lt;year&gt;2018&lt;/year&gt;&lt;/dates&gt;&lt;publisher&gt;NOAA&lt;/publisher&gt;&lt;urls&gt;&lt;related-urls&gt;&lt;url&gt;http://www.st.nmfs.noaa.gov/copepod/&lt;/url&gt;&lt;/related-urls&gt;&lt;/urls&gt;&lt;/record&gt;&lt;/Cite&gt;&lt;/EndNote&gt;</w:instrText>
            </w:r>
            <w:r w:rsidRPr="00712518">
              <w:rPr>
                <w:rFonts w:ascii="Calibri" w:eastAsia="Times New Roman" w:hAnsi="Calibri" w:cs="Calibri"/>
                <w:color w:val="000000"/>
                <w:sz w:val="20"/>
                <w:szCs w:val="20"/>
                <w:lang w:eastAsia="en-AU"/>
              </w:rPr>
              <w:fldChar w:fldCharType="separate"/>
            </w:r>
            <w:r w:rsidR="0019558B" w:rsidRPr="0019558B">
              <w:rPr>
                <w:rFonts w:ascii="Calibri" w:eastAsia="Times New Roman" w:hAnsi="Calibri" w:cs="Calibri"/>
                <w:noProof/>
                <w:color w:val="000000"/>
                <w:sz w:val="20"/>
                <w:szCs w:val="20"/>
                <w:vertAlign w:val="superscript"/>
                <w:lang w:eastAsia="en-AU"/>
              </w:rPr>
              <w:t>54</w:t>
            </w:r>
            <w:r w:rsidRPr="00712518">
              <w:rPr>
                <w:rFonts w:ascii="Calibri" w:eastAsia="Times New Roman" w:hAnsi="Calibri" w:cs="Calibri"/>
                <w:color w:val="000000"/>
                <w:sz w:val="20"/>
                <w:szCs w:val="20"/>
                <w:lang w:eastAsia="en-AU"/>
              </w:rPr>
              <w:fldChar w:fldCharType="end"/>
            </w:r>
          </w:p>
        </w:tc>
      </w:tr>
      <w:tr w:rsidR="00646863" w:rsidRPr="00560B0B" w14:paraId="49E03950" w14:textId="74B3B7AC" w:rsidTr="00790726">
        <w:trPr>
          <w:trHeight w:val="255"/>
        </w:trPr>
        <w:tc>
          <w:tcPr>
            <w:tcW w:w="920" w:type="dxa"/>
            <w:shd w:val="clear" w:color="auto" w:fill="auto"/>
            <w:noWrap/>
            <w:vAlign w:val="bottom"/>
            <w:hideMark/>
          </w:tcPr>
          <w:p w14:paraId="4C8B61F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P_597</w:t>
            </w:r>
          </w:p>
        </w:tc>
        <w:tc>
          <w:tcPr>
            <w:tcW w:w="3044" w:type="dxa"/>
            <w:shd w:val="clear" w:color="auto" w:fill="auto"/>
            <w:noWrap/>
            <w:vAlign w:val="bottom"/>
            <w:hideMark/>
          </w:tcPr>
          <w:p w14:paraId="1A39A2D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IMOS </w:t>
            </w:r>
            <w:proofErr w:type="spellStart"/>
            <w:r w:rsidRPr="00560B0B">
              <w:rPr>
                <w:rFonts w:ascii="Calibri" w:eastAsia="Times New Roman" w:hAnsi="Calibri" w:cs="Calibri"/>
                <w:color w:val="000000"/>
                <w:sz w:val="20"/>
                <w:szCs w:val="20"/>
                <w:lang w:eastAsia="en-AU"/>
              </w:rPr>
              <w:t>AusCPR</w:t>
            </w:r>
            <w:proofErr w:type="spellEnd"/>
            <w:r w:rsidRPr="00560B0B">
              <w:rPr>
                <w:rFonts w:ascii="Calibri" w:eastAsia="Times New Roman" w:hAnsi="Calibri" w:cs="Calibri"/>
                <w:color w:val="000000"/>
                <w:sz w:val="20"/>
                <w:szCs w:val="20"/>
                <w:lang w:eastAsia="en-AU"/>
              </w:rPr>
              <w:t xml:space="preserve"> 2009-2017</w:t>
            </w:r>
          </w:p>
        </w:tc>
        <w:tc>
          <w:tcPr>
            <w:tcW w:w="1843" w:type="dxa"/>
            <w:shd w:val="clear" w:color="auto" w:fill="auto"/>
            <w:noWrap/>
            <w:vAlign w:val="bottom"/>
            <w:hideMark/>
          </w:tcPr>
          <w:p w14:paraId="3028B36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2476363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660B2C6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IMOS</w:t>
            </w:r>
          </w:p>
        </w:tc>
        <w:tc>
          <w:tcPr>
            <w:tcW w:w="3366" w:type="dxa"/>
            <w:shd w:val="clear" w:color="auto" w:fill="auto"/>
            <w:noWrap/>
            <w:vAlign w:val="bottom"/>
            <w:hideMark/>
          </w:tcPr>
          <w:p w14:paraId="55B45E3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039021AE"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1892</w:t>
            </w:r>
          </w:p>
        </w:tc>
        <w:tc>
          <w:tcPr>
            <w:tcW w:w="1134" w:type="dxa"/>
            <w:shd w:val="clear" w:color="auto" w:fill="auto"/>
            <w:noWrap/>
            <w:vAlign w:val="bottom"/>
            <w:hideMark/>
          </w:tcPr>
          <w:p w14:paraId="4B68C9A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2010-2018</w:t>
            </w:r>
          </w:p>
        </w:tc>
        <w:tc>
          <w:tcPr>
            <w:tcW w:w="855" w:type="dxa"/>
          </w:tcPr>
          <w:p w14:paraId="2D9A3314" w14:textId="487B816F" w:rsidR="00646863" w:rsidRPr="00712518" w:rsidRDefault="00646863" w:rsidP="00560B0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Pr="00712518">
              <w:rPr>
                <w:rFonts w:eastAsia="Times New Roman" w:cstheme="minorHAnsi"/>
                <w:color w:val="000000"/>
                <w:sz w:val="20"/>
                <w:szCs w:val="20"/>
                <w:lang w:eastAsia="en-AU"/>
              </w:rPr>
              <w:instrText xml:space="preserve"> ADDIN EN.CITE &lt;EndNote&gt;&lt;Cite&gt;&lt;Author&gt;Richardson&lt;/Author&gt;&lt;Year&gt;2006&lt;/Year&gt;&lt;RecNum&gt;398&lt;/RecNum&gt;&lt;DisplayText&gt;&lt;style face="superscript"&gt;12&lt;/style&gt;&lt;/DisplayText&gt;&lt;record&gt;&lt;rec-number&gt;398&lt;/rec-number&gt;&lt;foreign-keys&gt;&lt;key app="EN" db-id="dtzr5pa2kvx9p5e2998x9rap5t09s999sztd" timestamp="0"&gt;398&lt;/key&gt;&lt;/foreign-keys&gt;&lt;ref-type name="Journal Article"&gt;17&lt;/ref-type&gt;&lt;contributors&gt;&lt;authors&gt;&lt;author&gt;Richardson, A. J.&lt;/author&gt;&lt;author&gt;Walne, A. W.&lt;/author&gt;&lt;author&gt;John, A. W. G.&lt;/author&gt;&lt;author&gt;Jonas, T. D.&lt;/author&gt;&lt;author&gt;Lindley, J. A.&lt;/author&gt;&lt;author&gt;Sims, D. W.&lt;/author&gt;&lt;author&gt;Stevens, D.&lt;/author&gt;&lt;author&gt;Witt, M.&lt;/author&gt;&lt;/authors&gt;&lt;/contributors&gt;&lt;titles&gt;&lt;title&gt;Using continuous plankton recorder data&lt;/title&gt;&lt;secondary-title&gt;Progress in Oceanography&lt;/secondary-title&gt;&lt;/titles&gt;&lt;periodical&gt;&lt;full-title&gt;Progress in Oceanography&lt;/full-title&gt;&lt;abbr-1&gt;Prog. Oceanogr.&lt;/abbr-1&gt;&lt;abbr-2&gt;0079-6611&lt;/abbr-2&gt;&lt;/periodical&gt;&lt;pages&gt;27-74&lt;/pages&gt;&lt;volume&gt;68&lt;/volume&gt;&lt;number&gt;1&lt;/number&gt;&lt;keywords&gt;&lt;keyword&gt;Time series&lt;/keyword&gt;&lt;keyword&gt;Monitoring&lt;/keyword&gt;&lt;keyword&gt;CPR&lt;/keyword&gt;&lt;keyword&gt;Phytoplankton&lt;/keyword&gt;&lt;keyword&gt;Zooplankton&lt;/keyword&gt;&lt;keyword&gt;Diet&lt;/keyword&gt;&lt;keyword&gt;Size structure&lt;/keyword&gt;&lt;/keywords&gt;&lt;dates&gt;&lt;year&gt;2006&lt;/year&gt;&lt;/dates&gt;&lt;accession-num&gt;WOS:000234817400002&lt;/accession-num&gt;&lt;label&gt;AR&lt;/label&gt;&lt;urls&gt;&lt;related-urls&gt;&lt;url&gt;&amp;lt;Go to ISI&amp;gt;://WOS:000234817400002&lt;/url&gt;&lt;/related-urls&gt;&lt;/urls&gt;&lt;custom3&gt; AR&lt;/custom3&gt;&lt;electronic-resource-num&gt;10.1016/j.pocean.2005.09.011|ISSN 0079-6611&lt;/electronic-resource-num&gt;&lt;access-date&gt;2008 July&lt;/access-date&gt;&lt;/record&gt;&lt;/Cite&gt;&lt;/EndNote&gt;</w:instrText>
            </w:r>
            <w:r w:rsidRPr="00712518">
              <w:rPr>
                <w:rFonts w:eastAsia="Times New Roman" w:cstheme="minorHAnsi"/>
                <w:color w:val="000000"/>
                <w:sz w:val="20"/>
                <w:szCs w:val="20"/>
                <w:lang w:eastAsia="en-AU"/>
              </w:rPr>
              <w:fldChar w:fldCharType="separate"/>
            </w:r>
            <w:r w:rsidRPr="00712518">
              <w:rPr>
                <w:rFonts w:eastAsia="Times New Roman" w:cstheme="minorHAnsi"/>
                <w:noProof/>
                <w:color w:val="000000"/>
                <w:sz w:val="20"/>
                <w:szCs w:val="20"/>
                <w:vertAlign w:val="superscript"/>
                <w:lang w:eastAsia="en-AU"/>
              </w:rPr>
              <w:t>12</w:t>
            </w:r>
            <w:r w:rsidRPr="00712518">
              <w:rPr>
                <w:rFonts w:eastAsia="Times New Roman" w:cstheme="minorHAnsi"/>
                <w:color w:val="000000"/>
                <w:sz w:val="20"/>
                <w:szCs w:val="20"/>
                <w:lang w:eastAsia="en-AU"/>
              </w:rPr>
              <w:fldChar w:fldCharType="end"/>
            </w:r>
          </w:p>
        </w:tc>
      </w:tr>
      <w:tr w:rsidR="00646863" w:rsidRPr="00560B0B" w14:paraId="15D8BFDB" w14:textId="0FA647D5" w:rsidTr="00790726">
        <w:trPr>
          <w:trHeight w:val="255"/>
        </w:trPr>
        <w:tc>
          <w:tcPr>
            <w:tcW w:w="920" w:type="dxa"/>
            <w:shd w:val="clear" w:color="auto" w:fill="auto"/>
            <w:noWrap/>
            <w:vAlign w:val="bottom"/>
            <w:hideMark/>
          </w:tcPr>
          <w:p w14:paraId="3A039E4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w:t>
            </w:r>
          </w:p>
        </w:tc>
        <w:tc>
          <w:tcPr>
            <w:tcW w:w="3044" w:type="dxa"/>
            <w:shd w:val="clear" w:color="auto" w:fill="auto"/>
            <w:noWrap/>
            <w:vAlign w:val="bottom"/>
            <w:hideMark/>
          </w:tcPr>
          <w:p w14:paraId="37DB2EE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Albatross Bay, GOC, QLD 1986-1988</w:t>
            </w:r>
          </w:p>
        </w:tc>
        <w:tc>
          <w:tcPr>
            <w:tcW w:w="1843" w:type="dxa"/>
            <w:shd w:val="clear" w:color="auto" w:fill="auto"/>
            <w:noWrap/>
            <w:vAlign w:val="bottom"/>
            <w:hideMark/>
          </w:tcPr>
          <w:p w14:paraId="6EA3477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Peter Rothlisberg</w:t>
            </w:r>
          </w:p>
        </w:tc>
        <w:tc>
          <w:tcPr>
            <w:tcW w:w="1134" w:type="dxa"/>
            <w:shd w:val="clear" w:color="auto" w:fill="auto"/>
            <w:noWrap/>
            <w:vAlign w:val="bottom"/>
            <w:hideMark/>
          </w:tcPr>
          <w:p w14:paraId="08F930C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5AD194C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54505C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Gulf of Carpentaria, Australia</w:t>
            </w:r>
          </w:p>
        </w:tc>
        <w:tc>
          <w:tcPr>
            <w:tcW w:w="851" w:type="dxa"/>
            <w:shd w:val="clear" w:color="auto" w:fill="auto"/>
            <w:noWrap/>
            <w:vAlign w:val="bottom"/>
            <w:hideMark/>
          </w:tcPr>
          <w:p w14:paraId="33FCB18A"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1540</w:t>
            </w:r>
          </w:p>
        </w:tc>
        <w:tc>
          <w:tcPr>
            <w:tcW w:w="1134" w:type="dxa"/>
            <w:shd w:val="clear" w:color="auto" w:fill="auto"/>
            <w:noWrap/>
            <w:vAlign w:val="bottom"/>
            <w:hideMark/>
          </w:tcPr>
          <w:p w14:paraId="0033BEB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1986-1992</w:t>
            </w:r>
          </w:p>
        </w:tc>
        <w:tc>
          <w:tcPr>
            <w:tcW w:w="855" w:type="dxa"/>
          </w:tcPr>
          <w:p w14:paraId="791E6761" w14:textId="5FD04C51"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&lt;EndNote&gt;&lt;Cite&gt;&lt;Author&gt;Jackson&lt;/Author&gt;&lt;Year&gt;2001&lt;/Year&gt;&lt;RecNum&gt;1931&lt;/RecNum&gt;&lt;DisplayText&gt;&lt;style face="superscript"&gt;55&lt;/style&gt;&lt;/DisplayText&gt;&lt;record&gt;&lt;rec-number&gt;1931&lt;/rec-number&gt;&lt;foreign-keys&gt;&lt;key app="EN" db-id="dtzr5pa2kvx9p5e2998x9rap5t09s999sztd" timestamp="1529306018"&gt;1931&lt;/key&gt;&lt;/foreign-keys&gt;&lt;ref-type name="Journal Article"&gt;17&lt;/ref-type&gt;&lt;contributors&gt;&lt;authors&gt;&lt;author&gt;Jackson, C. J.&lt;/author&gt;&lt;author&gt;Rothlisberg, P. C.&lt;/author&gt;&lt;author&gt;Pendrey, R. C.&lt;/author&gt;&lt;/authors&gt;&lt;/contributors&gt;&lt;titles&gt;&lt;title&gt;Role of larval distribution and abundance in overall life-history dynamics: a study of the prawn Penaeus semisulcatus in Albatross Bay, Gulf of Carpentaria, Australia&lt;/title&gt;&lt;secondary-title&gt;Marine Ecology Progress Series&lt;/secondary-title&gt;&lt;/titles&gt;&lt;periodical&gt;&lt;full-title&gt;Marine ecology progress series&lt;/full-title&gt;&lt;abbr-1&gt;Mar. Ecol. Prog. Ser.&lt;/abbr-1&gt;&lt;/periodical&gt;&lt;pages&gt;241-252&lt;/pages&gt;&lt;volume&gt;213&lt;/volume&gt;&lt;dates&gt;&lt;year&gt;2001&lt;/year&gt;&lt;/dates&gt;&lt;isbn&gt;0171-8630&lt;/isbn&gt;&lt;accession-num&gt;WOS:000168704100019&lt;/accession-num&gt;&lt;urls&gt;&lt;related-urls&gt;&lt;url&gt;&amp;lt;Go to ISI&amp;gt;://WOS:000168704100019&lt;/url&gt;&lt;/related-urls&gt;&lt;/urls&gt;&lt;electronic-resource-num&gt;10.3354/meps213241&lt;/electronic-resource-num&gt;&lt;/record&gt;&lt;/Cite&gt;&lt;/EndNote&gt;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55</w:t>
            </w:r>
            <w:r w:rsidRPr="00712518">
              <w:rPr>
                <w:rFonts w:eastAsia="Times New Roman" w:cstheme="minorHAnsi"/>
                <w:color w:val="000000"/>
                <w:sz w:val="20"/>
                <w:szCs w:val="20"/>
                <w:lang w:eastAsia="en-AU"/>
              </w:rPr>
              <w:fldChar w:fldCharType="end"/>
            </w:r>
          </w:p>
        </w:tc>
      </w:tr>
      <w:tr w:rsidR="00646863" w:rsidRPr="00560B0B" w14:paraId="683A42E8" w14:textId="1E70EC80" w:rsidTr="00790726">
        <w:trPr>
          <w:trHeight w:val="255"/>
        </w:trPr>
        <w:tc>
          <w:tcPr>
            <w:tcW w:w="920" w:type="dxa"/>
            <w:shd w:val="clear" w:color="auto" w:fill="auto"/>
            <w:noWrap/>
            <w:vAlign w:val="bottom"/>
            <w:hideMark/>
          </w:tcPr>
          <w:p w14:paraId="3744EEA1"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P_1135</w:t>
            </w:r>
          </w:p>
        </w:tc>
        <w:tc>
          <w:tcPr>
            <w:tcW w:w="3044" w:type="dxa"/>
            <w:shd w:val="clear" w:color="auto" w:fill="auto"/>
            <w:noWrap/>
            <w:vAlign w:val="bottom"/>
            <w:hideMark/>
          </w:tcPr>
          <w:p w14:paraId="6A83678F"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LOPC Australia subset</w:t>
            </w:r>
          </w:p>
        </w:tc>
        <w:tc>
          <w:tcPr>
            <w:tcW w:w="1843" w:type="dxa"/>
            <w:shd w:val="clear" w:color="auto" w:fill="auto"/>
            <w:noWrap/>
            <w:vAlign w:val="bottom"/>
            <w:hideMark/>
          </w:tcPr>
          <w:p w14:paraId="4E28C751"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Jason Everett</w:t>
            </w:r>
          </w:p>
        </w:tc>
        <w:tc>
          <w:tcPr>
            <w:tcW w:w="1134" w:type="dxa"/>
            <w:shd w:val="clear" w:color="auto" w:fill="auto"/>
            <w:noWrap/>
            <w:vAlign w:val="bottom"/>
            <w:hideMark/>
          </w:tcPr>
          <w:p w14:paraId="0D735D9F"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UNSW</w:t>
            </w:r>
          </w:p>
        </w:tc>
        <w:tc>
          <w:tcPr>
            <w:tcW w:w="1737" w:type="dxa"/>
            <w:shd w:val="clear" w:color="auto" w:fill="auto"/>
            <w:noWrap/>
            <w:vAlign w:val="bottom"/>
            <w:hideMark/>
          </w:tcPr>
          <w:p w14:paraId="1DDB6585"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04D2611B"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East coast of Australia</w:t>
            </w:r>
          </w:p>
        </w:tc>
        <w:tc>
          <w:tcPr>
            <w:tcW w:w="851" w:type="dxa"/>
            <w:shd w:val="clear" w:color="auto" w:fill="auto"/>
            <w:noWrap/>
            <w:vAlign w:val="bottom"/>
            <w:hideMark/>
          </w:tcPr>
          <w:p w14:paraId="15E40EB8" w14:textId="77777777" w:rsidR="00646863" w:rsidRPr="00560B0B"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1358</w:t>
            </w:r>
          </w:p>
        </w:tc>
        <w:tc>
          <w:tcPr>
            <w:tcW w:w="1134" w:type="dxa"/>
            <w:shd w:val="clear" w:color="auto" w:fill="auto"/>
            <w:noWrap/>
            <w:vAlign w:val="bottom"/>
            <w:hideMark/>
          </w:tcPr>
          <w:p w14:paraId="69156E6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2004-2008</w:t>
            </w:r>
          </w:p>
        </w:tc>
        <w:tc>
          <w:tcPr>
            <w:tcW w:w="855" w:type="dxa"/>
          </w:tcPr>
          <w:p w14:paraId="6D2DB281"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330C387E" w14:textId="0D25EE0F" w:rsidTr="00790726">
        <w:trPr>
          <w:trHeight w:val="255"/>
        </w:trPr>
        <w:tc>
          <w:tcPr>
            <w:tcW w:w="920" w:type="dxa"/>
            <w:shd w:val="clear" w:color="auto" w:fill="auto"/>
            <w:noWrap/>
            <w:vAlign w:val="bottom"/>
            <w:hideMark/>
          </w:tcPr>
          <w:p w14:paraId="1E259A3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P_1105</w:t>
            </w:r>
          </w:p>
        </w:tc>
        <w:tc>
          <w:tcPr>
            <w:tcW w:w="3044" w:type="dxa"/>
            <w:shd w:val="clear" w:color="auto" w:fill="auto"/>
            <w:noWrap/>
            <w:vAlign w:val="bottom"/>
            <w:hideMark/>
          </w:tcPr>
          <w:p w14:paraId="239A2B5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Tranter cruises 1957-63</w:t>
            </w:r>
          </w:p>
        </w:tc>
        <w:tc>
          <w:tcPr>
            <w:tcW w:w="1843" w:type="dxa"/>
            <w:shd w:val="clear" w:color="auto" w:fill="auto"/>
            <w:noWrap/>
            <w:vAlign w:val="bottom"/>
            <w:hideMark/>
          </w:tcPr>
          <w:p w14:paraId="6C7C752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7DA731E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1231875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1121DF2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5B7AF77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1043</w:t>
            </w:r>
          </w:p>
        </w:tc>
        <w:tc>
          <w:tcPr>
            <w:tcW w:w="1134" w:type="dxa"/>
            <w:shd w:val="clear" w:color="auto" w:fill="auto"/>
            <w:noWrap/>
            <w:vAlign w:val="bottom"/>
            <w:hideMark/>
          </w:tcPr>
          <w:p w14:paraId="17748CB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1957-1961</w:t>
            </w:r>
          </w:p>
        </w:tc>
        <w:tc>
          <w:tcPr>
            <w:tcW w:w="855" w:type="dxa"/>
          </w:tcPr>
          <w:p w14:paraId="032A7E35" w14:textId="6D864816"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&lt;EndNote&gt;&lt;Cite&gt;&lt;Author&gt;Tranter&lt;/Author&gt;&lt;Year&gt;1962&lt;/Year&gt;&lt;RecNum&gt;1017&lt;/RecNum&gt;&lt;DisplayText&gt;&lt;style face="superscript"&gt;56&lt;/style&gt;&lt;/DisplayText&gt;&lt;record&gt;&lt;rec-number&gt;1017&lt;/rec-number&gt;&lt;foreign-keys&gt;&lt;key app="EN" db-id="dtzr5pa2kvx9p5e2998x9rap5t09s999sztd" timestamp="1247550989"&gt;1017&lt;/key&gt;&lt;/foreign-keys&gt;&lt;ref-type name="Journal Article"&gt;17&lt;/ref-type&gt;&lt;contributors&gt;&lt;authors&gt;&lt;author&gt;Tranter, D. J.&lt;/author&gt;&lt;/authors&gt;&lt;/contributors&gt;&lt;titles&gt;&lt;title&gt;Zooplankton abundance in Australasian waters&lt;/title&gt;&lt;secondary-title&gt;Australian Jour Mar and Freshwater Res&lt;/secondary-title&gt;&lt;/titles&gt;&lt;periodical&gt;&lt;full-title&gt;Australian Jour Mar and Freshwater Res&lt;/full-title&gt;&lt;/periodical&gt;&lt;pages&gt;106-142&lt;/pages&gt;&lt;volume&gt;13&lt;/volume&gt;&lt;number&gt;(2)&lt;/number&gt;&lt;dates&gt;&lt;year&gt;1962&lt;/year&gt;&lt;/dates&gt;&lt;accession-num&gt;ZOOREC:ZOOR09900006265&lt;/accession-num&gt;&lt;urls&gt;&lt;related-urls&gt;&lt;url&gt;&amp;lt;Go to ISI&amp;gt;://ZOOREC:ZOOR09900006265&lt;/url&gt;&lt;/related-urls&gt;&lt;/urls&gt;&lt;/record&gt;&lt;/Cite&gt;&lt;/EndNote&gt;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56</w:t>
            </w:r>
            <w:r w:rsidRPr="00712518">
              <w:rPr>
                <w:rFonts w:eastAsia="Times New Roman" w:cstheme="minorHAnsi"/>
                <w:color w:val="000000"/>
                <w:sz w:val="20"/>
                <w:szCs w:val="20"/>
                <w:lang w:eastAsia="en-AU"/>
              </w:rPr>
              <w:fldChar w:fldCharType="end"/>
            </w:r>
          </w:p>
        </w:tc>
      </w:tr>
      <w:tr w:rsidR="00646863" w:rsidRPr="00560B0B" w14:paraId="7E85BD99" w14:textId="1038790B" w:rsidTr="00790726">
        <w:trPr>
          <w:trHeight w:val="255"/>
        </w:trPr>
        <w:tc>
          <w:tcPr>
            <w:tcW w:w="920" w:type="dxa"/>
            <w:shd w:val="clear" w:color="auto" w:fill="auto"/>
            <w:noWrap/>
            <w:vAlign w:val="bottom"/>
            <w:hideMark/>
          </w:tcPr>
          <w:p w14:paraId="76E01BB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P_1098</w:t>
            </w:r>
          </w:p>
        </w:tc>
        <w:tc>
          <w:tcPr>
            <w:tcW w:w="3044" w:type="dxa"/>
            <w:shd w:val="clear" w:color="auto" w:fill="auto"/>
            <w:noWrap/>
            <w:vAlign w:val="bottom"/>
            <w:hideMark/>
          </w:tcPr>
          <w:p w14:paraId="0E93B1B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Tropical Australia 63um 1987-2009</w:t>
            </w:r>
          </w:p>
        </w:tc>
        <w:tc>
          <w:tcPr>
            <w:tcW w:w="1843" w:type="dxa"/>
            <w:shd w:val="clear" w:color="auto" w:fill="auto"/>
            <w:noWrap/>
            <w:vAlign w:val="bottom"/>
            <w:hideMark/>
          </w:tcPr>
          <w:p w14:paraId="5316887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Miles Furnas</w:t>
            </w:r>
          </w:p>
        </w:tc>
        <w:tc>
          <w:tcPr>
            <w:tcW w:w="1134" w:type="dxa"/>
            <w:shd w:val="clear" w:color="auto" w:fill="auto"/>
            <w:noWrap/>
            <w:vAlign w:val="bottom"/>
            <w:hideMark/>
          </w:tcPr>
          <w:p w14:paraId="227EDB4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77B02C8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(null)</w:t>
            </w:r>
          </w:p>
        </w:tc>
        <w:tc>
          <w:tcPr>
            <w:tcW w:w="3366" w:type="dxa"/>
            <w:shd w:val="clear" w:color="auto" w:fill="auto"/>
            <w:noWrap/>
            <w:vAlign w:val="bottom"/>
            <w:hideMark/>
          </w:tcPr>
          <w:p w14:paraId="3CA843A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1E384200"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821</w:t>
            </w:r>
          </w:p>
        </w:tc>
        <w:tc>
          <w:tcPr>
            <w:tcW w:w="1134" w:type="dxa"/>
            <w:shd w:val="clear" w:color="auto" w:fill="auto"/>
            <w:noWrap/>
            <w:vAlign w:val="bottom"/>
            <w:hideMark/>
          </w:tcPr>
          <w:p w14:paraId="6F48B5C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1987-2005</w:t>
            </w:r>
          </w:p>
        </w:tc>
        <w:tc>
          <w:tcPr>
            <w:tcW w:w="855" w:type="dxa"/>
          </w:tcPr>
          <w:p w14:paraId="618860E8" w14:textId="36709AD6"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&lt;EndNote&gt;&lt;Cite&gt;&lt;Author&gt;Furnas&lt;/Author&gt;&lt;Year&gt;1990&lt;/Year&gt;&lt;RecNum&gt;1852&lt;/RecNum&gt;&lt;DisplayText&gt;&lt;style face="superscript"&gt;57&lt;/style&gt;&lt;/DisplayText&gt;&lt;record&gt;&lt;rec-number&gt;1852&lt;/rec-number&gt;&lt;foreign-keys&gt;&lt;key app="EN" db-id="dtzr5pa2kvx9p5e2998x9rap5t09s999sztd" timestamp="1519879537"&gt;1852&lt;/key&gt;&lt;/foreign-keys&gt;&lt;ref-type name="Journal Article"&gt;17&lt;/ref-type&gt;&lt;contributors&gt;&lt;authors&gt;&lt;author&gt;Furnas, M. J.&lt;/author&gt;&lt;author&gt;Mitchell, A. W.&lt;/author&gt;&lt;author&gt;Gilmartin, M.&lt;/author&gt;&lt;author&gt;Revelante, N.&lt;/author&gt;&lt;/authors&gt;&lt;/contributors&gt;&lt;titles&gt;&lt;title&gt;Phytoplankton biomass and primary production in semi-enclosed reef lagoons of the central Great Barrier Reef, Australia&lt;/title&gt;&lt;secondary-title&gt;Coral Reefs&lt;/secondary-title&gt;&lt;/titles&gt;&lt;periodical&gt;&lt;full-title&gt;Coral Reefs&lt;/full-title&gt;&lt;abbr-1&gt;Coral Reefs&lt;/abbr-1&gt;&lt;abbr-2&gt;0722-4028&lt;/abbr-2&gt;&lt;/periodical&gt;&lt;pages&gt;1-10&lt;/pages&gt;&lt;volume&gt;9&lt;/volume&gt;&lt;number&gt;1&lt;/number&gt;&lt;dates&gt;&lt;year&gt;1990&lt;/year&gt;&lt;/dates&gt;&lt;isbn&gt;0722-4028&lt;/isbn&gt;&lt;accession-num&gt;WOS:A1990DL45300001&lt;/accession-num&gt;&lt;urls&gt;&lt;related-urls&gt;&lt;url&gt;&amp;lt;Go to ISI&amp;gt;://WOS:A1990DL45300001&lt;/url&gt;&lt;/related-urls&gt;&lt;/urls&gt;&lt;electronic-resource-num&gt;10.1007/bf00686716&lt;/electronic-resource-num&gt;&lt;/record&gt;&lt;/Cite&gt;&lt;/EndNote&gt;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57</w:t>
            </w:r>
            <w:r w:rsidRPr="00712518">
              <w:rPr>
                <w:rFonts w:eastAsia="Times New Roman" w:cstheme="minorHAnsi"/>
                <w:color w:val="000000"/>
                <w:sz w:val="20"/>
                <w:szCs w:val="20"/>
                <w:lang w:eastAsia="en-AU"/>
              </w:rPr>
              <w:fldChar w:fldCharType="end"/>
            </w:r>
          </w:p>
        </w:tc>
      </w:tr>
      <w:tr w:rsidR="00646863" w:rsidRPr="00560B0B" w14:paraId="443CCCB6" w14:textId="47FA80D1" w:rsidTr="00790726">
        <w:trPr>
          <w:trHeight w:val="255"/>
        </w:trPr>
        <w:tc>
          <w:tcPr>
            <w:tcW w:w="920" w:type="dxa"/>
            <w:shd w:val="clear" w:color="auto" w:fill="auto"/>
            <w:noWrap/>
            <w:vAlign w:val="bottom"/>
            <w:hideMark/>
          </w:tcPr>
          <w:p w14:paraId="6BC7955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P_599</w:t>
            </w:r>
          </w:p>
        </w:tc>
        <w:tc>
          <w:tcPr>
            <w:tcW w:w="3044" w:type="dxa"/>
            <w:shd w:val="clear" w:color="auto" w:fill="auto"/>
            <w:noWrap/>
            <w:vAlign w:val="bottom"/>
            <w:hideMark/>
          </w:tcPr>
          <w:p w14:paraId="62B9D12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IMOS National Reference Stations 2009-2017</w:t>
            </w:r>
          </w:p>
        </w:tc>
        <w:tc>
          <w:tcPr>
            <w:tcW w:w="1843" w:type="dxa"/>
            <w:shd w:val="clear" w:color="auto" w:fill="auto"/>
            <w:noWrap/>
            <w:vAlign w:val="bottom"/>
            <w:hideMark/>
          </w:tcPr>
          <w:p w14:paraId="0D9979D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53E4218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71E7B5A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IMOS</w:t>
            </w:r>
          </w:p>
        </w:tc>
        <w:tc>
          <w:tcPr>
            <w:tcW w:w="3366" w:type="dxa"/>
            <w:shd w:val="clear" w:color="auto" w:fill="auto"/>
            <w:noWrap/>
            <w:vAlign w:val="bottom"/>
            <w:hideMark/>
          </w:tcPr>
          <w:p w14:paraId="6131821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Darwin, Esperance, Kangaroo Island, Maria Island, Ningaloo, North Stradbroke Island, Yongala, Australia</w:t>
            </w:r>
          </w:p>
        </w:tc>
        <w:tc>
          <w:tcPr>
            <w:tcW w:w="851" w:type="dxa"/>
            <w:shd w:val="clear" w:color="auto" w:fill="auto"/>
            <w:noWrap/>
            <w:vAlign w:val="bottom"/>
            <w:hideMark/>
          </w:tcPr>
          <w:p w14:paraId="4357A64F"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640</w:t>
            </w:r>
          </w:p>
        </w:tc>
        <w:tc>
          <w:tcPr>
            <w:tcW w:w="1134" w:type="dxa"/>
            <w:shd w:val="clear" w:color="auto" w:fill="auto"/>
            <w:noWrap/>
            <w:vAlign w:val="bottom"/>
            <w:hideMark/>
          </w:tcPr>
          <w:p w14:paraId="1494004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2008-2018</w:t>
            </w:r>
          </w:p>
        </w:tc>
        <w:tc>
          <w:tcPr>
            <w:tcW w:w="855" w:type="dxa"/>
          </w:tcPr>
          <w:p w14:paraId="702CB846" w14:textId="4ACC605B"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&lt;EndNote&gt;&lt;Cite&gt;&lt;Author&gt;Lynch&lt;/Author&gt;&lt;Year&gt;2008&lt;/Year&gt;&lt;RecNum&gt;1205&lt;/RecNum&gt;&lt;DisplayText&gt;&lt;style face="superscript"&gt;58&lt;/style&gt;&lt;/DisplayText&gt;&lt;record&gt;&lt;rec-number&gt;1205&lt;/rec-number&gt;&lt;foreign-keys&gt;&lt;key app="EN" db-id="dtzr5pa2kvx9p5e2998x9rap5t09s999sztd" timestamp="1330897067"&gt;1205&lt;/key&gt;&lt;/foreign-keys&gt;&lt;ref-type name="Book Section"&gt;5&lt;/ref-type&gt;&lt;contributors&gt;&lt;authors&gt;&lt;author&gt;Lynch, T. P.&lt;/author&gt;&lt;author&gt;Roughan, M.&lt;/author&gt;&lt;author&gt;McLaughlan, D.&lt;/author&gt;&lt;author&gt;Hughes, D.&lt;/author&gt;&lt;author&gt;Cherry, D.&lt;/author&gt;&lt;author&gt;Critchley, G.&lt;/author&gt;&lt;author&gt;Allen, S.&lt;/author&gt;&lt;author&gt;Pender, L.&lt;/author&gt;&lt;author&gt;Thompson, P.&lt;/author&gt;&lt;author&gt;Richardson, A. J.&lt;/author&gt;&lt;author&gt;Coman, F.&lt;/author&gt;&lt;author&gt;Steinberg, C.&lt;/author&gt;&lt;author&gt;Terhell, D.&lt;/author&gt;&lt;author&gt;Seuront, L.&lt;/author&gt;&lt;author&gt;McLean, C.&lt;/author&gt;&lt;author&gt;Brinkman, G.&lt;/author&gt;&lt;author&gt;Meyers, G.&lt;/author&gt;&lt;/authors&gt;&lt;/contributors&gt;&lt;auth-address&gt;[Lynch, T. P.] CSIRO, Hobart, Tas 7000, Australia.&amp;#xD;Lynch, TP (reprint author), CSIRO, Hobart, Tas 7000, Australia&lt;/auth-address&gt;&lt;titles&gt;&lt;title&gt;A National Reference Station infrastructure for Australia - using telemetry and central processing to report multi-disciplinary data streams for monitoring marine ecosystem response to climate change&lt;/title&gt;&lt;secondary-title&gt;Oceans 2008, Conference Proceedings&lt;/secondary-title&gt;&lt;/titles&gt;&lt;pages&gt;367-374&lt;/pages&gt;&lt;keywords&gt;&lt;keyword&gt;shelf&lt;/keyword&gt;&lt;/keywords&gt;&lt;dates&gt;&lt;year&gt;2008&lt;/year&gt;&lt;/dates&gt;&lt;pub-location&gt;New York&lt;/pub-location&gt;&lt;publisher&gt;IEEE&lt;/publisher&gt;&lt;isbn&gt;0197-7385&amp;#xD;978-1-4244-2619-5&lt;/isbn&gt;&lt;accession-num&gt;WOS:000265654500057&lt;/accession-num&gt;&lt;urls&gt;&lt;related-urls&gt;&lt;url&gt;&amp;lt;Go to ISI&amp;gt;://WOS:000265654500057&lt;/url&gt;&lt;/related-urls&gt;&lt;/urls&gt;&lt;electronic-resource-num&gt;10.1109/OCEANS.2008.5151856&lt;/electronic-resource-num&gt;&lt;language&gt;English&lt;/language&gt;&lt;/record&gt;&lt;/Cite&gt;&lt;/EndNote&gt;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58</w:t>
            </w:r>
            <w:r w:rsidRPr="00712518">
              <w:rPr>
                <w:rFonts w:eastAsia="Times New Roman" w:cstheme="minorHAnsi"/>
                <w:color w:val="000000"/>
                <w:sz w:val="20"/>
                <w:szCs w:val="20"/>
                <w:lang w:eastAsia="en-AU"/>
              </w:rPr>
              <w:fldChar w:fldCharType="end"/>
            </w:r>
          </w:p>
        </w:tc>
      </w:tr>
      <w:tr w:rsidR="00646863" w:rsidRPr="00560B0B" w14:paraId="765739DF" w14:textId="7EA65A46" w:rsidTr="00790726">
        <w:trPr>
          <w:trHeight w:val="255"/>
        </w:trPr>
        <w:tc>
          <w:tcPr>
            <w:tcW w:w="920" w:type="dxa"/>
            <w:shd w:val="clear" w:color="auto" w:fill="auto"/>
            <w:noWrap/>
            <w:vAlign w:val="bottom"/>
            <w:hideMark/>
          </w:tcPr>
          <w:p w14:paraId="6B8638F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P_1090</w:t>
            </w:r>
          </w:p>
        </w:tc>
        <w:tc>
          <w:tcPr>
            <w:tcW w:w="3044" w:type="dxa"/>
            <w:shd w:val="clear" w:color="auto" w:fill="auto"/>
            <w:noWrap/>
            <w:vAlign w:val="bottom"/>
            <w:hideMark/>
          </w:tcPr>
          <w:p w14:paraId="1743FCD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cruises 1959-62</w:t>
            </w:r>
          </w:p>
        </w:tc>
        <w:tc>
          <w:tcPr>
            <w:tcW w:w="1843" w:type="dxa"/>
            <w:shd w:val="clear" w:color="auto" w:fill="auto"/>
            <w:noWrap/>
            <w:vAlign w:val="bottom"/>
            <w:hideMark/>
          </w:tcPr>
          <w:p w14:paraId="2647F5C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CSIRO_literature</w:t>
            </w:r>
            <w:proofErr w:type="spellEnd"/>
          </w:p>
        </w:tc>
        <w:tc>
          <w:tcPr>
            <w:tcW w:w="1134" w:type="dxa"/>
            <w:shd w:val="clear" w:color="auto" w:fill="auto"/>
            <w:noWrap/>
            <w:vAlign w:val="bottom"/>
            <w:hideMark/>
          </w:tcPr>
          <w:p w14:paraId="31AC070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2F9601B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28CD8EF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Australia</w:t>
            </w:r>
          </w:p>
        </w:tc>
        <w:tc>
          <w:tcPr>
            <w:tcW w:w="851" w:type="dxa"/>
            <w:shd w:val="clear" w:color="auto" w:fill="auto"/>
            <w:noWrap/>
            <w:vAlign w:val="bottom"/>
            <w:hideMark/>
          </w:tcPr>
          <w:p w14:paraId="70F29BBA"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439</w:t>
            </w:r>
          </w:p>
        </w:tc>
        <w:tc>
          <w:tcPr>
            <w:tcW w:w="1134" w:type="dxa"/>
            <w:shd w:val="clear" w:color="auto" w:fill="auto"/>
            <w:noWrap/>
            <w:vAlign w:val="bottom"/>
            <w:hideMark/>
          </w:tcPr>
          <w:p w14:paraId="264D346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1959-1962</w:t>
            </w:r>
          </w:p>
        </w:tc>
        <w:tc>
          <w:tcPr>
            <w:tcW w:w="855" w:type="dxa"/>
          </w:tcPr>
          <w:p w14:paraId="4EE23194" w14:textId="7575DFD9"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PEVuZE5vdGU+PENpdGU+PEF1dGhvcj5DU0lSTzwvQXV0aG9yPjxZZWFyPjE5NjI8L1llYXI+PFJl
Y051bT4xODc4PC9SZWNOdW0+PERpc3BsYXlUZXh0PjxzdHlsZSBmYWNlPSJzdXBlcnNjcmlwdCI+
NTktNjg8L3N0eWxlPjwvRGlzcGxheVRleHQ+PHJlY29yZD48cmVjLW51bWJlcj4xODc4PC9yZWMt
bnVtYmVyPjxmb3JlaWduLWtleXM+PGtleSBhcHA9IkVOIiBkYi1pZD0iZHR6cjVwYTJrdng5cDVl
Mjk5OHg5cmFwNXQwOXM5OTlzenRkIiB0aW1lc3RhbXA9IjE1MjkzMDI0ODUiPjE4Nzg8L2tleT48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IDE5NTkuIEguTS5BLlMuIERpYW1hbnRpbmEgY3J1aXNlcyBEbTEvNTkgYW5kIERtMi81OS4gT2Nl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IDE5NjAuIEguTS5BLlMuIERpYW1hbnRpbmEgY3J1aXNlIERtMi82MC4gT2NlYW5vZ3JhcGhpY2Fs
IENydWlzZSBSZXBvcnQsIDM8L3RpdGxlPjxzZWNvbmRhcnktdGl0bGU+T2NlYW5vZ3JhcGhpY2Fs
IENydWlzZSBSZXBvcnQ8L3NlY29uZGFyeS10aXRsZT48L3RpdGxlcz48dm9sdW1lPjM8L3ZvbHVt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L3JlY29yZD48L0NpdGU+PENpdGU+PEF1dGhvcj5DU0lSTzwvQXV0aG9yPjxZZWFyPjE5NjQ8L1ll
YXI+PFJlY051bT4xODgzPC9SZWNOdW0+PHJlY29yZD48cmVjLW51bWJlcj4xODgzPC9yZWMtbnVt
YmVyPjxmb3JlaWduLWtleXM+PGtleSBhcHA9IkVOIiBkYi1pZD0iZHR6cjVwYTJrdng5cDVlMjk5
OHg5cmFwNXQwOXM5OTlzenRkIiB0aW1lc3RhbXA9IjE1MjkzMDI0ODUiPjE4ODM8L2tleT48L2Zv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bGU+T2NlYW5vZ3JhcGhpY2FsIG9ic2VydmF0aW9ucyBpbiB0aGUgSW5kaWFuIE9jZWFuIGluIDE5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L3JlY29yZD48L0NpdGU+PENpdGU+PEF1dGhvcj5DU0lSTzwvQXV0aG9yPjxZZWFyPjE5Njc8L1ll
YXI+PFJlY051bT4xODk0PC9SZWNOdW0+PHJlY29yZD48cmVjLW51bWJlcj4xODk0PC9yZWMtbnVt
YmVyPjxmb3JlaWduLWtleXM+PGtleSBhcHA9IkVOIiBkYi1pZD0iZHR6cjVwYTJrdng5cDVlMjk5
OHg5cmFwNXQwOXM5OTlzenRkIiB0aW1lc3RhbXA9IjE1MjkzMDI0ODUiPjE4OTQ8L2tleT48L2Zv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bGU+T2NlYW5vZ3JhcGhpY2FsIG9ic2VydmF0aW9ucyBpbiB0aGUgUGFjaWZpYyBPY2VhbiBpbiAx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</w:fldData>
              </w:fldChar>
            </w:r>
            <w:r w:rsidR="0019558B">
              <w:rPr>
                <w:rFonts w:eastAsia="Times New Roman" w:cstheme="minorHAnsi"/>
                <w:color w:val="000000"/>
                <w:sz w:val="20"/>
                <w:szCs w:val="20"/>
                <w:lang w:eastAsia="en-AU"/>
              </w:rPr>
              <w:instrText xml:space="preserve"> ADDIN EN.CITE </w:instrText>
            </w:r>
            <w:r w:rsidR="0019558B">
              <w:rPr>
                <w:rFonts w:eastAsia="Times New Roman" w:cstheme="minorHAnsi"/>
                <w:color w:val="000000"/>
                <w:sz w:val="20"/>
                <w:szCs w:val="20"/>
                <w:lang w:eastAsia="en-AU"/>
              </w:rPr>
              <w:fldChar w:fldCharType="begin">
                <w:fldData xml:space="preserve">PEVuZE5vdGU+PENpdGU+PEF1dGhvcj5DU0lSTzwvQXV0aG9yPjxZZWFyPjE5NjI8L1llYXI+PFJl
Y051bT4xODc4PC9SZWNOdW0+PERpc3BsYXlUZXh0PjxzdHlsZSBmYWNlPSJzdXBlcnNjcmlwdCI+
NTktNjg8L3N0eWxlPjwvRGlzcGxheVRleHQ+PHJlY29yZD48cmVjLW51bWJlcj4xODc4PC9yZWMt
bnVtYmVyPjxmb3JlaWduLWtleXM+PGtleSBhcHA9IkVOIiBkYi1pZD0iZHR6cjVwYTJrdng5cDVl
Mjk5OHg5cmFwNXQwOXM5OTlzenRkIiB0aW1lc3RhbXA9IjE1MjkzMDI0ODUiPjE4Nzg8L2tleT48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IDE5NTkuIEguTS5BLlMuIERpYW1hbnRpbmEgY3J1aXNlcyBEbTEvNTkgYW5kIERtMi81OS4gT2Nl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L3JlY29yZD48L0NpdGU+PENpdGU+PEF1dGhvcj5DU0lSTzwvQXV0aG9yPjxZZWFyPjE5NjQ8L1ll
YXI+PFJlY051bT4xODgzPC9SZWNOdW0+PHJlY29yZD48cmVjLW51bWJlcj4xODgzPC9yZWMtbnVt
YmVyPjxmb3JlaWduLWtleXM+PGtleSBhcHA9IkVOIiBkYi1pZD0iZHR6cjVwYTJrdng5cDVlMjk5
OHg5cmFwNXQwOXM5OTlzenRkIiB0aW1lc3RhbXA9IjE1MjkzMDI0ODUiPjE4ODM8L2tleT48L2Zv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bGU+T2NlYW5vZ3JhcGhpY2FsIG9ic2VydmF0aW9ucyBpbiB0aGUgSW5kaWFuIE9jZWFuIGluIDE5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</w:fldData>
              </w:fldChar>
            </w:r>
            <w:r w:rsidR="0019558B">
              <w:rPr>
                <w:rFonts w:eastAsia="Times New Roman" w:cstheme="minorHAnsi"/>
                <w:color w:val="000000"/>
                <w:sz w:val="20"/>
                <w:szCs w:val="20"/>
                <w:lang w:eastAsia="en-AU"/>
              </w:rPr>
              <w:instrText xml:space="preserve"> ADDIN EN.CITE.DATA </w:instrText>
            </w:r>
            <w:r w:rsidR="0019558B">
              <w:rPr>
                <w:rFonts w:eastAsia="Times New Roman" w:cstheme="minorHAnsi"/>
                <w:color w:val="000000"/>
                <w:sz w:val="20"/>
                <w:szCs w:val="20"/>
                <w:lang w:eastAsia="en-AU"/>
              </w:rPr>
            </w:r>
            <w:r w:rsidR="0019558B">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59-68</w:t>
            </w:r>
            <w:r w:rsidRPr="00712518">
              <w:rPr>
                <w:rFonts w:eastAsia="Times New Roman" w:cstheme="minorHAnsi"/>
                <w:color w:val="000000"/>
                <w:sz w:val="20"/>
                <w:szCs w:val="20"/>
                <w:lang w:eastAsia="en-AU"/>
              </w:rPr>
              <w:fldChar w:fldCharType="end"/>
            </w:r>
          </w:p>
        </w:tc>
      </w:tr>
      <w:tr w:rsidR="00646863" w:rsidRPr="00560B0B" w14:paraId="3FC262DA" w14:textId="5694E83C" w:rsidTr="00790726">
        <w:trPr>
          <w:trHeight w:val="255"/>
        </w:trPr>
        <w:tc>
          <w:tcPr>
            <w:tcW w:w="920" w:type="dxa"/>
            <w:shd w:val="clear" w:color="auto" w:fill="auto"/>
            <w:noWrap/>
            <w:vAlign w:val="bottom"/>
            <w:hideMark/>
          </w:tcPr>
          <w:p w14:paraId="0B54289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P_1149</w:t>
            </w:r>
          </w:p>
        </w:tc>
        <w:tc>
          <w:tcPr>
            <w:tcW w:w="3044" w:type="dxa"/>
            <w:shd w:val="clear" w:color="auto" w:fill="auto"/>
            <w:noWrap/>
            <w:vAlign w:val="bottom"/>
            <w:hideMark/>
          </w:tcPr>
          <w:p w14:paraId="36A6A13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Storm Bay, Tasmania 2009-2015</w:t>
            </w:r>
          </w:p>
        </w:tc>
        <w:tc>
          <w:tcPr>
            <w:tcW w:w="1843" w:type="dxa"/>
            <w:shd w:val="clear" w:color="auto" w:fill="auto"/>
            <w:noWrap/>
            <w:vAlign w:val="bottom"/>
            <w:hideMark/>
          </w:tcPr>
          <w:p w14:paraId="3184A6A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Kerrie Swadling &amp; Christine Crawford</w:t>
            </w:r>
          </w:p>
        </w:tc>
        <w:tc>
          <w:tcPr>
            <w:tcW w:w="1134" w:type="dxa"/>
            <w:shd w:val="clear" w:color="auto" w:fill="auto"/>
            <w:noWrap/>
            <w:vAlign w:val="bottom"/>
            <w:hideMark/>
          </w:tcPr>
          <w:p w14:paraId="48FB554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IMAS</w:t>
            </w:r>
          </w:p>
        </w:tc>
        <w:tc>
          <w:tcPr>
            <w:tcW w:w="1737" w:type="dxa"/>
            <w:shd w:val="clear" w:color="auto" w:fill="auto"/>
            <w:noWrap/>
            <w:vAlign w:val="bottom"/>
            <w:hideMark/>
          </w:tcPr>
          <w:p w14:paraId="6D03462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1A648D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Tasmania, Australia</w:t>
            </w:r>
          </w:p>
        </w:tc>
        <w:tc>
          <w:tcPr>
            <w:tcW w:w="851" w:type="dxa"/>
            <w:shd w:val="clear" w:color="auto" w:fill="auto"/>
            <w:noWrap/>
            <w:vAlign w:val="bottom"/>
            <w:hideMark/>
          </w:tcPr>
          <w:p w14:paraId="534431E5"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407</w:t>
            </w:r>
          </w:p>
        </w:tc>
        <w:tc>
          <w:tcPr>
            <w:tcW w:w="1134" w:type="dxa"/>
            <w:shd w:val="clear" w:color="auto" w:fill="auto"/>
            <w:noWrap/>
            <w:vAlign w:val="bottom"/>
            <w:hideMark/>
          </w:tcPr>
          <w:p w14:paraId="7A3B125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2009-2015</w:t>
            </w:r>
          </w:p>
        </w:tc>
        <w:tc>
          <w:tcPr>
            <w:tcW w:w="855" w:type="dxa"/>
          </w:tcPr>
          <w:p w14:paraId="299E2E19" w14:textId="530773B2"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&lt;EndNote&gt;&lt;Cite&gt;&lt;Author&gt;Davis&lt;/Author&gt;&lt;Year&gt;1990&lt;/Year&gt;&lt;RecNum&gt;1846&lt;/RecNum&gt;&lt;DisplayText&gt;&lt;style face="superscript"&gt;69&lt;/style&gt;&lt;/DisplayText&gt;&lt;record&gt;&lt;rec-number&gt;1846&lt;/rec-number&gt;&lt;foreign-keys&gt;&lt;key app="EN" db-id="dtzr5pa2kvx9p5e2998x9rap5t09s999sztd" timestamp="1519879513"&gt;1846&lt;/key&gt;&lt;/foreign-keys&gt;&lt;ref-type name="Journal Article"&gt;17&lt;/ref-type&gt;&lt;contributors&gt;&lt;authors&gt;&lt;author&gt;Davis, T. L. O.&lt;/author&gt;&lt;author&gt;Clementson, L. A.&lt;/author&gt;&lt;/authors&gt;&lt;/contributors&gt;&lt;titles&gt;&lt;title&gt;Data report on the vertical and horizontal distribution of tuna larvae in the east Indian Ocean, January-February 1987&lt;/title&gt;&lt;secondary-title&gt;Australia Commonwealth Scientific and Industrial Research Organization Marine Laboratories Report&lt;/secondary-title&gt;&lt;/titles&gt;&lt;periodical&gt;&lt;full-title&gt;Australia Commonwealth Scientific and Industrial Research Organization Marine Laboratories Report&lt;/full-title&gt;&lt;abbr-1&gt;Aust C S I R O Mar Lab Rep&lt;/abbr-1&gt;&lt;/periodical&gt;&lt;pages&gt;1-39&lt;/pages&gt;&lt;dates&gt;&lt;year&gt;1990&lt;/year&gt;&lt;pub-dates&gt;&lt;date&gt;1990&lt;/date&gt;&lt;/pub-dates&gt;&lt;/dates&gt;&lt;isbn&gt;0725-4598&lt;/isbn&gt;&lt;accession-num&gt;ZOOREC:ZOOR12700029394&lt;/accession-num&gt;&lt;urls&gt;&lt;related-urls&gt;&lt;url&gt;&amp;lt;Go to ISI&amp;gt;://ZOOREC:ZOOR12700029394&lt;/url&gt;&lt;/related-urls&gt;&lt;/urls&gt;&lt;/record&gt;&lt;/Cite&gt;&lt;/EndNote&gt;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69</w:t>
            </w:r>
            <w:r w:rsidRPr="00712518">
              <w:rPr>
                <w:rFonts w:eastAsia="Times New Roman" w:cstheme="minorHAnsi"/>
                <w:color w:val="000000"/>
                <w:sz w:val="20"/>
                <w:szCs w:val="20"/>
                <w:lang w:eastAsia="en-AU"/>
              </w:rPr>
              <w:fldChar w:fldCharType="end"/>
            </w:r>
          </w:p>
        </w:tc>
      </w:tr>
      <w:tr w:rsidR="00646863" w:rsidRPr="00560B0B" w14:paraId="4956A230" w14:textId="345B48EE" w:rsidTr="00790726">
        <w:trPr>
          <w:trHeight w:val="255"/>
        </w:trPr>
        <w:tc>
          <w:tcPr>
            <w:tcW w:w="920" w:type="dxa"/>
            <w:shd w:val="clear" w:color="auto" w:fill="auto"/>
            <w:noWrap/>
            <w:vAlign w:val="bottom"/>
            <w:hideMark/>
          </w:tcPr>
          <w:p w14:paraId="1F572AC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P_1142</w:t>
            </w:r>
          </w:p>
        </w:tc>
        <w:tc>
          <w:tcPr>
            <w:tcW w:w="3044" w:type="dxa"/>
            <w:shd w:val="clear" w:color="auto" w:fill="auto"/>
            <w:noWrap/>
            <w:vAlign w:val="bottom"/>
            <w:hideMark/>
          </w:tcPr>
          <w:p w14:paraId="6E11B9A2"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Indian Ocean 1987</w:t>
            </w:r>
          </w:p>
        </w:tc>
        <w:tc>
          <w:tcPr>
            <w:tcW w:w="1843" w:type="dxa"/>
            <w:shd w:val="clear" w:color="auto" w:fill="auto"/>
            <w:noWrap/>
            <w:vAlign w:val="bottom"/>
            <w:hideMark/>
          </w:tcPr>
          <w:p w14:paraId="390B80C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09580EC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123B18B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0030286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Indian Ocean</w:t>
            </w:r>
          </w:p>
        </w:tc>
        <w:tc>
          <w:tcPr>
            <w:tcW w:w="851" w:type="dxa"/>
            <w:shd w:val="clear" w:color="auto" w:fill="auto"/>
            <w:noWrap/>
            <w:vAlign w:val="bottom"/>
            <w:hideMark/>
          </w:tcPr>
          <w:p w14:paraId="528BD8C7"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302</w:t>
            </w:r>
          </w:p>
        </w:tc>
        <w:tc>
          <w:tcPr>
            <w:tcW w:w="1134" w:type="dxa"/>
            <w:shd w:val="clear" w:color="auto" w:fill="auto"/>
            <w:noWrap/>
            <w:vAlign w:val="bottom"/>
            <w:hideMark/>
          </w:tcPr>
          <w:p w14:paraId="5A083BC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1987-1987</w:t>
            </w:r>
          </w:p>
        </w:tc>
        <w:tc>
          <w:tcPr>
            <w:tcW w:w="855" w:type="dxa"/>
          </w:tcPr>
          <w:p w14:paraId="2D098FC1" w14:textId="17FD6F60"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&lt;EndNote&gt;&lt;Cite&gt;&lt;Author&gt;Davis&lt;/Author&gt;&lt;Year&gt;1990&lt;/Year&gt;&lt;RecNum&gt;1846&lt;/RecNum&gt;&lt;DisplayText&gt;&lt;style face="superscript"&gt;69&lt;/style&gt;&lt;/DisplayText&gt;&lt;record&gt;&lt;rec-number&gt;1846&lt;/rec-number&gt;&lt;foreign-keys&gt;&lt;key app="EN" db-id="dtzr5pa2kvx9p5e2998x9rap5t09s999sztd" timestamp="1519879513"&gt;1846&lt;/key&gt;&lt;/foreign-keys&gt;&lt;ref-type name="Journal Article"&gt;17&lt;/ref-type&gt;&lt;contributors&gt;&lt;authors&gt;&lt;author&gt;Davis, T. L. O.&lt;/author&gt;&lt;author&gt;Clementson, L. A.&lt;/author&gt;&lt;/authors&gt;&lt;/contributors&gt;&lt;titles&gt;&lt;title&gt;Data report on the vertical and horizontal distribution of tuna larvae in the east Indian Ocean, January-February 1987&lt;/title&gt;&lt;secondary-title&gt;Australia Commonwealth Scientific and Industrial Research Organization Marine Laboratories Report&lt;/secondary-title&gt;&lt;/titles&gt;&lt;periodical&gt;&lt;full-title&gt;Australia Commonwealth Scientific and Industrial Research Organization Marine Laboratories Report&lt;/full-title&gt;&lt;abbr-1&gt;Aust C S I R O Mar Lab Rep&lt;/abbr-1&gt;&lt;/periodical&gt;&lt;pages&gt;1-39&lt;/pages&gt;&lt;dates&gt;&lt;year&gt;1990&lt;/year&gt;&lt;pub-dates&gt;&lt;date&gt;1990&lt;/date&gt;&lt;/pub-dates&gt;&lt;/dates&gt;&lt;isbn&gt;0725-4598&lt;/isbn&gt;&lt;accession-num&gt;ZOOREC:ZOOR12700029394&lt;/accession-num&gt;&lt;urls&gt;&lt;related-urls&gt;&lt;url&gt;&amp;lt;Go to ISI&amp;gt;://ZOOREC:ZOOR12700029394&lt;/url&gt;&lt;/related-urls&gt;&lt;/urls&gt;&lt;/record&gt;&lt;/Cite&gt;&lt;/EndNote&gt;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69</w:t>
            </w:r>
            <w:r w:rsidRPr="00712518">
              <w:rPr>
                <w:rFonts w:eastAsia="Times New Roman" w:cstheme="minorHAnsi"/>
                <w:color w:val="000000"/>
                <w:sz w:val="20"/>
                <w:szCs w:val="20"/>
                <w:lang w:eastAsia="en-AU"/>
              </w:rPr>
              <w:fldChar w:fldCharType="end"/>
            </w:r>
          </w:p>
        </w:tc>
      </w:tr>
      <w:tr w:rsidR="00646863" w:rsidRPr="00560B0B" w14:paraId="434DF6A2" w14:textId="62DCA8EA" w:rsidTr="00790726">
        <w:trPr>
          <w:trHeight w:val="255"/>
        </w:trPr>
        <w:tc>
          <w:tcPr>
            <w:tcW w:w="920" w:type="dxa"/>
            <w:shd w:val="clear" w:color="auto" w:fill="auto"/>
            <w:noWrap/>
            <w:vAlign w:val="bottom"/>
            <w:hideMark/>
          </w:tcPr>
          <w:p w14:paraId="1B98EB5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P_1099</w:t>
            </w:r>
          </w:p>
        </w:tc>
        <w:tc>
          <w:tcPr>
            <w:tcW w:w="3044" w:type="dxa"/>
            <w:shd w:val="clear" w:color="auto" w:fill="auto"/>
            <w:noWrap/>
            <w:vAlign w:val="bottom"/>
            <w:hideMark/>
          </w:tcPr>
          <w:p w14:paraId="54897BF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GOC 1975-77</w:t>
            </w:r>
          </w:p>
        </w:tc>
        <w:tc>
          <w:tcPr>
            <w:tcW w:w="1843" w:type="dxa"/>
            <w:shd w:val="clear" w:color="auto" w:fill="auto"/>
            <w:noWrap/>
            <w:vAlign w:val="bottom"/>
            <w:hideMark/>
          </w:tcPr>
          <w:p w14:paraId="39667DC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1134" w:type="dxa"/>
            <w:shd w:val="clear" w:color="auto" w:fill="auto"/>
            <w:noWrap/>
            <w:vAlign w:val="bottom"/>
            <w:hideMark/>
          </w:tcPr>
          <w:p w14:paraId="2BF38E6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9AB338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77E5872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Gulf of Carpentaria, Australia</w:t>
            </w:r>
          </w:p>
        </w:tc>
        <w:tc>
          <w:tcPr>
            <w:tcW w:w="851" w:type="dxa"/>
            <w:shd w:val="clear" w:color="auto" w:fill="auto"/>
            <w:noWrap/>
            <w:vAlign w:val="bottom"/>
            <w:hideMark/>
          </w:tcPr>
          <w:p w14:paraId="3B7EE8B1"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300</w:t>
            </w:r>
          </w:p>
        </w:tc>
        <w:tc>
          <w:tcPr>
            <w:tcW w:w="1134" w:type="dxa"/>
            <w:shd w:val="clear" w:color="auto" w:fill="auto"/>
            <w:noWrap/>
            <w:vAlign w:val="bottom"/>
            <w:hideMark/>
          </w:tcPr>
          <w:p w14:paraId="0EB19C2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1975-1977</w:t>
            </w:r>
          </w:p>
        </w:tc>
        <w:tc>
          <w:tcPr>
            <w:tcW w:w="855" w:type="dxa"/>
          </w:tcPr>
          <w:p w14:paraId="464915FD" w14:textId="5401AAD1"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&lt;EndNote&gt;&lt;Cite&gt;&lt;Author&gt;Rothlisberg&lt;/Author&gt;&lt;Year&gt;1982&lt;/Year&gt;&lt;RecNum&gt;1668&lt;/RecNum&gt;&lt;DisplayText&gt;&lt;style face="superscript"&gt;70&lt;/style&gt;&lt;/DisplayText&gt;&lt;record&gt;&lt;rec-number&gt;1668&lt;/rec-number&gt;&lt;foreign-keys&gt;&lt;key app="EN" db-id="dtzr5pa2kvx9p5e2998x9rap5t09s999sztd" timestamp="1433317428"&gt;1668&lt;/key&gt;&lt;/foreign-keys&gt;&lt;ref-type name="Journal Article"&gt;17&lt;/ref-type&gt;&lt;contributors&gt;&lt;authors&gt;&lt;author&gt;Rothlisberg, P. C.&lt;/author&gt;&lt;author&gt;Jackson, C. J.&lt;/author&gt;&lt;/authors&gt;&lt;/contributors&gt;&lt;titles&gt;&lt;title&gt;Temporal &amp;amp; spatial variation of plankton abundance in the Gulf of Carpentaria, Australia 1975-1977&lt;/title&gt;&lt;secondary-title&gt;Journal of Plankton Research&lt;/secondary-title&gt;&lt;/titles&gt;&lt;periodical&gt;&lt;full-title&gt;Journal of Plankton Research&lt;/full-title&gt;&lt;abbr-1&gt;J. Plankton Res.&lt;/abbr-1&gt;&lt;abbr-2&gt;0142-7873&lt;/abbr-2&gt;&lt;/periodical&gt;&lt;pages&gt;19-40&lt;/pages&gt;&lt;volume&gt;4&lt;/volume&gt;&lt;number&gt;1&lt;/number&gt;&lt;keywords&gt;&lt;keyword&gt;Animalia&lt;/keyword&gt;&lt;/keywords&gt;&lt;dates&gt;&lt;year&gt;1982&lt;/year&gt;&lt;pub-dates&gt;&lt;date&gt;1982&lt;/date&gt;&lt;/pub-dates&gt;&lt;/dates&gt;&lt;isbn&gt;0142-7873&lt;/isbn&gt;&lt;accession-num&gt;ZOOREC:ZOOR11900032392&lt;/accession-num&gt;&lt;work-type&gt;Article&lt;/work-type&gt;&lt;urls&gt;&lt;related-urls&gt;&lt;url&gt;&amp;lt;Go to ISI&amp;gt;://ZOOREC:ZOOR11900032392&lt;/url&gt;&lt;/related-urls&gt;&lt;/urls&gt;&lt;electronic-resource-num&gt;10.1093/plankt/4.1.19&lt;/electronic-resource-num&gt;&lt;/record&gt;&lt;/Cite&gt;&lt;/EndNote&gt;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70</w:t>
            </w:r>
            <w:r w:rsidRPr="00712518">
              <w:rPr>
                <w:rFonts w:eastAsia="Times New Roman" w:cstheme="minorHAnsi"/>
                <w:color w:val="000000"/>
                <w:sz w:val="20"/>
                <w:szCs w:val="20"/>
                <w:lang w:eastAsia="en-AU"/>
              </w:rPr>
              <w:fldChar w:fldCharType="end"/>
            </w:r>
          </w:p>
        </w:tc>
      </w:tr>
      <w:tr w:rsidR="00646863" w:rsidRPr="00560B0B" w14:paraId="1BE6E637" w14:textId="7CDD63D9" w:rsidTr="00790726">
        <w:trPr>
          <w:trHeight w:val="255"/>
        </w:trPr>
        <w:tc>
          <w:tcPr>
            <w:tcW w:w="920" w:type="dxa"/>
            <w:shd w:val="clear" w:color="auto" w:fill="auto"/>
            <w:noWrap/>
            <w:vAlign w:val="bottom"/>
            <w:hideMark/>
          </w:tcPr>
          <w:p w14:paraId="20FB83D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P_2</w:t>
            </w:r>
          </w:p>
        </w:tc>
        <w:tc>
          <w:tcPr>
            <w:tcW w:w="3044" w:type="dxa"/>
            <w:shd w:val="clear" w:color="auto" w:fill="auto"/>
            <w:noWrap/>
            <w:vAlign w:val="bottom"/>
            <w:hideMark/>
          </w:tcPr>
          <w:p w14:paraId="6BFE750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Lihir</w:t>
            </w:r>
            <w:proofErr w:type="spellEnd"/>
            <w:r w:rsidRPr="00560B0B">
              <w:rPr>
                <w:rFonts w:ascii="Calibri" w:eastAsia="Times New Roman" w:hAnsi="Calibri" w:cs="Calibri"/>
                <w:color w:val="000000"/>
                <w:sz w:val="20"/>
                <w:szCs w:val="20"/>
                <w:lang w:eastAsia="en-AU"/>
              </w:rPr>
              <w:t>, PNG 2006</w:t>
            </w:r>
          </w:p>
        </w:tc>
        <w:tc>
          <w:tcPr>
            <w:tcW w:w="1843" w:type="dxa"/>
            <w:shd w:val="clear" w:color="auto" w:fill="auto"/>
            <w:noWrap/>
            <w:vAlign w:val="bottom"/>
            <w:hideMark/>
          </w:tcPr>
          <w:p w14:paraId="1BDD3D4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11859B3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4D9FC06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04A5173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Papua New Guinea</w:t>
            </w:r>
          </w:p>
        </w:tc>
        <w:tc>
          <w:tcPr>
            <w:tcW w:w="851" w:type="dxa"/>
            <w:shd w:val="clear" w:color="auto" w:fill="auto"/>
            <w:noWrap/>
            <w:vAlign w:val="bottom"/>
            <w:hideMark/>
          </w:tcPr>
          <w:p w14:paraId="4C77A29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196</w:t>
            </w:r>
          </w:p>
        </w:tc>
        <w:tc>
          <w:tcPr>
            <w:tcW w:w="1134" w:type="dxa"/>
            <w:shd w:val="clear" w:color="auto" w:fill="auto"/>
            <w:noWrap/>
            <w:vAlign w:val="bottom"/>
            <w:hideMark/>
          </w:tcPr>
          <w:p w14:paraId="24A57B5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2006-2006</w:t>
            </w:r>
          </w:p>
        </w:tc>
        <w:tc>
          <w:tcPr>
            <w:tcW w:w="855" w:type="dxa"/>
          </w:tcPr>
          <w:p w14:paraId="544C6CF9" w14:textId="6C504455"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PEVuZE5vdGU+PENpdGU+PEF1dGhvcj5CcmV3ZXI8L0F1dGhvcj48WWVhcj4yMDEyPC9ZZWFyPjxS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</w:fldData>
              </w:fldChar>
            </w:r>
            <w:r w:rsidR="0019558B">
              <w:rPr>
                <w:rFonts w:eastAsia="Times New Roman" w:cstheme="minorHAnsi"/>
                <w:color w:val="000000"/>
                <w:sz w:val="20"/>
                <w:szCs w:val="20"/>
                <w:lang w:eastAsia="en-AU"/>
              </w:rPr>
              <w:instrText xml:space="preserve"> ADDIN EN.CITE </w:instrText>
            </w:r>
            <w:r w:rsidR="0019558B">
              <w:rPr>
                <w:rFonts w:eastAsia="Times New Roman" w:cstheme="minorHAnsi"/>
                <w:color w:val="000000"/>
                <w:sz w:val="20"/>
                <w:szCs w:val="20"/>
                <w:lang w:eastAsia="en-AU"/>
              </w:rPr>
              <w:fldChar w:fldCharType="begin">
                <w:fldData xml:space="preserve">PEVuZE5vdGU+PENpdGU+PEF1dGhvcj5CcmV3ZXI8L0F1dGhvcj48WWVhcj4yMDEyPC9ZZWFyPjxS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</w:fldData>
              </w:fldChar>
            </w:r>
            <w:r w:rsidR="0019558B">
              <w:rPr>
                <w:rFonts w:eastAsia="Times New Roman" w:cstheme="minorHAnsi"/>
                <w:color w:val="000000"/>
                <w:sz w:val="20"/>
                <w:szCs w:val="20"/>
                <w:lang w:eastAsia="en-AU"/>
              </w:rPr>
              <w:instrText xml:space="preserve"> ADDIN EN.CITE.DATA </w:instrText>
            </w:r>
            <w:r w:rsidR="0019558B">
              <w:rPr>
                <w:rFonts w:eastAsia="Times New Roman" w:cstheme="minorHAnsi"/>
                <w:color w:val="000000"/>
                <w:sz w:val="20"/>
                <w:szCs w:val="20"/>
                <w:lang w:eastAsia="en-AU"/>
              </w:rPr>
            </w:r>
            <w:r w:rsidR="0019558B">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71</w:t>
            </w:r>
            <w:r w:rsidRPr="00712518">
              <w:rPr>
                <w:rFonts w:eastAsia="Times New Roman" w:cstheme="minorHAnsi"/>
                <w:color w:val="000000"/>
                <w:sz w:val="20"/>
                <w:szCs w:val="20"/>
                <w:lang w:eastAsia="en-AU"/>
              </w:rPr>
              <w:fldChar w:fldCharType="end"/>
            </w:r>
          </w:p>
        </w:tc>
      </w:tr>
      <w:tr w:rsidR="00646863" w:rsidRPr="00560B0B" w14:paraId="7C0EF482" w14:textId="12FD7117" w:rsidTr="00790726">
        <w:trPr>
          <w:trHeight w:val="255"/>
        </w:trPr>
        <w:tc>
          <w:tcPr>
            <w:tcW w:w="920" w:type="dxa"/>
            <w:shd w:val="clear" w:color="auto" w:fill="auto"/>
            <w:noWrap/>
            <w:vAlign w:val="bottom"/>
            <w:hideMark/>
          </w:tcPr>
          <w:p w14:paraId="041A9BC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P_5</w:t>
            </w:r>
          </w:p>
        </w:tc>
        <w:tc>
          <w:tcPr>
            <w:tcW w:w="3044" w:type="dxa"/>
            <w:shd w:val="clear" w:color="auto" w:fill="auto"/>
            <w:noWrap/>
            <w:vAlign w:val="bottom"/>
            <w:hideMark/>
          </w:tcPr>
          <w:p w14:paraId="0BD70C4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Kimberley, WA 2011-2014</w:t>
            </w:r>
          </w:p>
        </w:tc>
        <w:tc>
          <w:tcPr>
            <w:tcW w:w="1843" w:type="dxa"/>
            <w:shd w:val="clear" w:color="auto" w:fill="auto"/>
            <w:noWrap/>
            <w:vAlign w:val="bottom"/>
            <w:hideMark/>
          </w:tcPr>
          <w:p w14:paraId="53FF5B6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06628D8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0DDC71B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5D02AAF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Kimberley, Western Australia, Australia</w:t>
            </w:r>
          </w:p>
        </w:tc>
        <w:tc>
          <w:tcPr>
            <w:tcW w:w="851" w:type="dxa"/>
            <w:shd w:val="clear" w:color="auto" w:fill="auto"/>
            <w:noWrap/>
            <w:vAlign w:val="bottom"/>
            <w:hideMark/>
          </w:tcPr>
          <w:p w14:paraId="4A65450E"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190</w:t>
            </w:r>
          </w:p>
        </w:tc>
        <w:tc>
          <w:tcPr>
            <w:tcW w:w="1134" w:type="dxa"/>
            <w:shd w:val="clear" w:color="auto" w:fill="auto"/>
            <w:noWrap/>
            <w:vAlign w:val="bottom"/>
            <w:hideMark/>
          </w:tcPr>
          <w:p w14:paraId="2A1711F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2011-2014</w:t>
            </w:r>
          </w:p>
        </w:tc>
        <w:tc>
          <w:tcPr>
            <w:tcW w:w="855" w:type="dxa"/>
          </w:tcPr>
          <w:p w14:paraId="1FE830A9" w14:textId="0336BF65"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&lt;EndNote&gt;&lt;Cite&gt;&lt;Author&gt;McKinnon&lt;/Author&gt;&lt;Year&gt;2015&lt;/Year&gt;&lt;RecNum&gt;1930&lt;/RecNum&gt;&lt;DisplayText&gt;&lt;style face="superscript"&gt;72&lt;/style&gt;&lt;/DisplayText&gt;&lt;record&gt;&lt;rec-number&gt;1930&lt;/rec-number&gt;&lt;foreign-keys&gt;&lt;key app="EN" db-id="dtzr5pa2kvx9p5e2998x9rap5t09s999sztd" timestamp="1529306018"&gt;1930&lt;/key&gt;&lt;/foreign-keys&gt;&lt;ref-type name="Journal Article"&gt;17&lt;/ref-type&gt;&lt;contributors&gt;&lt;authors&gt;&lt;author&gt;McKinnon, A. D.&lt;/author&gt;&lt;author&gt;Duggan, S.&lt;/author&gt;&lt;author&gt;Holliday, D.&lt;/author&gt;&lt;author&gt;Brinkman, R.&lt;/author&gt;&lt;/authors&gt;&lt;/contributors&gt;&lt;titles&gt;&lt;title&gt;Plankton community structure and connectivity in the Kimberley-Browse region of NW Australia&lt;/title&gt;&lt;secondary-title&gt;Estuarine Coastal and Shelf Science&lt;/secondary-title&gt;&lt;/titles&gt;&lt;periodical&gt;&lt;full-title&gt;Estuarine Coastal and Shelf Science&lt;/full-title&gt;&lt;abbr-1&gt;Estuar Coast Shelf S&lt;/abbr-1&gt;&lt;/periodical&gt;&lt;pages&gt;156-167&lt;/pages&gt;&lt;volume&gt;153&lt;/volume&gt;&lt;dates&gt;&lt;year&gt;2015&lt;/year&gt;&lt;pub-dates&gt;&lt;date&gt;Feb&lt;/date&gt;&lt;/pub-dates&gt;&lt;/dates&gt;&lt;isbn&gt;0272-7714&lt;/isbn&gt;&lt;accession-num&gt;WOS:000349272400016&lt;/accession-num&gt;&lt;urls&gt;&lt;related-urls&gt;&lt;url&gt;&amp;lt;Go to ISI&amp;gt;://WOS:000349272400016&lt;/url&gt;&lt;/related-urls&gt;&lt;/urls&gt;&lt;electronic-resource-num&gt;10.1016/j.ecss.2014.11.006&lt;/electronic-resource-num&gt;&lt;/record&gt;&lt;/Cite&gt;&lt;/EndNote&gt;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72</w:t>
            </w:r>
            <w:r w:rsidRPr="00712518">
              <w:rPr>
                <w:rFonts w:eastAsia="Times New Roman" w:cstheme="minorHAnsi"/>
                <w:color w:val="000000"/>
                <w:sz w:val="20"/>
                <w:szCs w:val="20"/>
                <w:lang w:eastAsia="en-AU"/>
              </w:rPr>
              <w:fldChar w:fldCharType="end"/>
            </w:r>
          </w:p>
        </w:tc>
      </w:tr>
      <w:tr w:rsidR="00646863" w:rsidRPr="00560B0B" w14:paraId="3B804217" w14:textId="299F8ACE" w:rsidTr="00790726">
        <w:trPr>
          <w:trHeight w:val="255"/>
        </w:trPr>
        <w:tc>
          <w:tcPr>
            <w:tcW w:w="920" w:type="dxa"/>
            <w:shd w:val="clear" w:color="auto" w:fill="auto"/>
            <w:noWrap/>
            <w:vAlign w:val="bottom"/>
            <w:hideMark/>
          </w:tcPr>
          <w:p w14:paraId="64C70D2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P_1101</w:t>
            </w:r>
          </w:p>
        </w:tc>
        <w:tc>
          <w:tcPr>
            <w:tcW w:w="3044" w:type="dxa"/>
            <w:shd w:val="clear" w:color="auto" w:fill="auto"/>
            <w:noWrap/>
            <w:vAlign w:val="bottom"/>
            <w:hideMark/>
          </w:tcPr>
          <w:p w14:paraId="4350304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QLD1976-78</w:t>
            </w:r>
          </w:p>
        </w:tc>
        <w:tc>
          <w:tcPr>
            <w:tcW w:w="1843" w:type="dxa"/>
            <w:shd w:val="clear" w:color="auto" w:fill="auto"/>
            <w:noWrap/>
            <w:vAlign w:val="bottom"/>
            <w:hideMark/>
          </w:tcPr>
          <w:p w14:paraId="765862C9" w14:textId="66B6C8BE" w:rsidR="00646863" w:rsidRPr="00560B0B" w:rsidRDefault="00646863" w:rsidP="00111C57">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w:t>
            </w:r>
            <w:r w:rsidR="00111C57">
              <w:rPr>
                <w:rFonts w:ascii="Calibri" w:eastAsia="Times New Roman" w:hAnsi="Calibri" w:cs="Calibri"/>
                <w:color w:val="000000"/>
                <w:sz w:val="20"/>
                <w:szCs w:val="20"/>
                <w:lang w:eastAsia="en-AU"/>
              </w:rPr>
              <w:t>hristian</w:t>
            </w:r>
            <w:r w:rsidR="00111C57">
              <w:rPr>
                <w:color w:val="000000"/>
                <w:shd w:val="clear" w:color="auto" w:fill="FFFFFF"/>
              </w:rPr>
              <w:t xml:space="preserve"> Lønborg</w:t>
            </w:r>
          </w:p>
        </w:tc>
        <w:tc>
          <w:tcPr>
            <w:tcW w:w="1134" w:type="dxa"/>
            <w:shd w:val="clear" w:color="auto" w:fill="auto"/>
            <w:noWrap/>
            <w:vAlign w:val="bottom"/>
            <w:hideMark/>
          </w:tcPr>
          <w:p w14:paraId="37D2C12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2B4943B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3366" w:type="dxa"/>
            <w:shd w:val="clear" w:color="auto" w:fill="auto"/>
            <w:noWrap/>
            <w:vAlign w:val="bottom"/>
            <w:hideMark/>
          </w:tcPr>
          <w:p w14:paraId="34B8C7E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Barrier Reef, Queensland, Australia</w:t>
            </w:r>
          </w:p>
        </w:tc>
        <w:tc>
          <w:tcPr>
            <w:tcW w:w="851" w:type="dxa"/>
            <w:shd w:val="clear" w:color="auto" w:fill="auto"/>
            <w:noWrap/>
            <w:vAlign w:val="bottom"/>
            <w:hideMark/>
          </w:tcPr>
          <w:p w14:paraId="2FDA0119"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177</w:t>
            </w:r>
          </w:p>
        </w:tc>
        <w:tc>
          <w:tcPr>
            <w:tcW w:w="1134" w:type="dxa"/>
            <w:shd w:val="clear" w:color="auto" w:fill="auto"/>
            <w:noWrap/>
            <w:vAlign w:val="bottom"/>
            <w:hideMark/>
          </w:tcPr>
          <w:p w14:paraId="5968F28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1976-1978</w:t>
            </w:r>
          </w:p>
        </w:tc>
        <w:tc>
          <w:tcPr>
            <w:tcW w:w="855" w:type="dxa"/>
          </w:tcPr>
          <w:p w14:paraId="689CB848" w14:textId="60122FC0"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&lt;EndNote&gt;&lt;Cite&gt;&lt;Author&gt;Ikeda&lt;/Author&gt;&lt;Year&gt;1980&lt;/Year&gt;&lt;RecNum&gt;1933&lt;/RecNum&gt;&lt;DisplayText&gt;&lt;style face="superscript"&gt;73&lt;/style&gt;&lt;/DisplayText&gt;&lt;record&gt;&lt;rec-number&gt;1933&lt;/rec-number&gt;&lt;foreign-keys&gt;&lt;key app="EN" db-id="dtzr5pa2kvx9p5e2998x9rap5t09s999sztd" timestamp="1529372510"&gt;1933&lt;/key&gt;&lt;/foreign-keys&gt;&lt;ref-type name="Report"&gt;27&lt;/ref-type&gt;&lt;contributors&gt;&lt;authors&gt;&lt;author&gt;Ikeda, T., &lt;/author&gt;&lt;author&gt;Gilmartin, M., &lt;/author&gt;&lt;author&gt;Revelante, N., &lt;/author&gt;&lt;author&gt;Mitchell, A.W., &lt;/author&gt;&lt;author&gt;Carleton, J.H., &lt;/author&gt;&lt;author&gt;Dixon, P., &lt;/author&gt;&lt;author&gt;Hutchinson, S.M., &lt;/author&gt;&lt;author&gt;Hing Fay, E., &lt;/author&gt;&lt;author&gt;Boto, G.&lt;/author&gt;&lt;author&gt;Iseki, K.&lt;/author&gt;&lt;/authors&gt;&lt;tertiary-authors&gt;&lt;author&gt;Australian Institute of Marine Science&lt;/author&gt;&lt;/tertiary-authors&gt;&lt;/contributors&gt;&lt;titles&gt;&lt;title&gt;Biological, chemical and physical observations in inshore waters of the Great Barrier Reef, North Queensland 1975-1978.  AIMS Technical Bulletin AIMS-OS-80-1&lt;/title&gt;&lt;secondary-title&gt;AIMS Data Report&lt;/secondary-title&gt;&lt;/titles&gt;&lt;pages&gt;56&lt;/pages&gt;&lt;volume&gt;1&lt;/volume&gt;&lt;dates&gt;&lt;year&gt;1980&lt;/year&gt;&lt;/dates&gt;&lt;urls&gt;&lt;/urls&gt;&lt;/record&gt;&lt;/Cite&gt;&lt;/EndNote&gt;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73</w:t>
            </w:r>
            <w:r w:rsidRPr="00712518">
              <w:rPr>
                <w:rFonts w:eastAsia="Times New Roman" w:cstheme="minorHAnsi"/>
                <w:color w:val="000000"/>
                <w:sz w:val="20"/>
                <w:szCs w:val="20"/>
                <w:lang w:eastAsia="en-AU"/>
              </w:rPr>
              <w:fldChar w:fldCharType="end"/>
            </w:r>
          </w:p>
        </w:tc>
      </w:tr>
      <w:tr w:rsidR="00646863" w:rsidRPr="00560B0B" w14:paraId="462FF645" w14:textId="5F568BE1" w:rsidTr="00790726">
        <w:trPr>
          <w:trHeight w:val="255"/>
        </w:trPr>
        <w:tc>
          <w:tcPr>
            <w:tcW w:w="920" w:type="dxa"/>
            <w:shd w:val="clear" w:color="auto" w:fill="auto"/>
            <w:noWrap/>
            <w:vAlign w:val="bottom"/>
            <w:hideMark/>
          </w:tcPr>
          <w:p w14:paraId="4274501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P_17</w:t>
            </w:r>
          </w:p>
        </w:tc>
        <w:tc>
          <w:tcPr>
            <w:tcW w:w="3044" w:type="dxa"/>
            <w:shd w:val="clear" w:color="auto" w:fill="auto"/>
            <w:noWrap/>
            <w:vAlign w:val="bottom"/>
            <w:hideMark/>
          </w:tcPr>
          <w:p w14:paraId="03312CC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North West Cape, WA 1997-99 &amp; 2002-03</w:t>
            </w:r>
          </w:p>
        </w:tc>
        <w:tc>
          <w:tcPr>
            <w:tcW w:w="1843" w:type="dxa"/>
            <w:shd w:val="clear" w:color="auto" w:fill="auto"/>
            <w:noWrap/>
            <w:vAlign w:val="bottom"/>
            <w:hideMark/>
          </w:tcPr>
          <w:p w14:paraId="108F2DB4"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5FD9055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23AEDF3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06B6A13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North West Cape, Western Australia, Australia</w:t>
            </w:r>
          </w:p>
        </w:tc>
        <w:tc>
          <w:tcPr>
            <w:tcW w:w="851" w:type="dxa"/>
            <w:shd w:val="clear" w:color="auto" w:fill="auto"/>
            <w:noWrap/>
            <w:vAlign w:val="bottom"/>
            <w:hideMark/>
          </w:tcPr>
          <w:p w14:paraId="275493F4"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172</w:t>
            </w:r>
          </w:p>
        </w:tc>
        <w:tc>
          <w:tcPr>
            <w:tcW w:w="1134" w:type="dxa"/>
            <w:shd w:val="clear" w:color="auto" w:fill="auto"/>
            <w:noWrap/>
            <w:vAlign w:val="bottom"/>
            <w:hideMark/>
          </w:tcPr>
          <w:p w14:paraId="72BCB59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1997-2003</w:t>
            </w:r>
          </w:p>
        </w:tc>
        <w:tc>
          <w:tcPr>
            <w:tcW w:w="855" w:type="dxa"/>
          </w:tcPr>
          <w:p w14:paraId="16411BE5" w14:textId="1B6CAF5C"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&lt;EndNote&gt;&lt;Cite&gt;&lt;Author&gt;McKinnon&lt;/Author&gt;&lt;Year&gt;2003&lt;/Year&gt;&lt;RecNum&gt;1409&lt;/RecNum&gt;&lt;DisplayText&gt;&lt;style face="superscript"&gt;74&lt;/style&gt;&lt;/DisplayText&gt;&lt;record&gt;&lt;rec-number&gt;1409&lt;/rec-number&gt;&lt;foreign-keys&gt;&lt;key app="EN" db-id="dtzr5pa2kvx9p5e2998x9rap5t09s999sztd" timestamp="1431397517"&gt;1409&lt;/key&gt;&lt;/foreign-keys&gt;&lt;ref-type name="Journal Article"&gt;17&lt;/ref-type&gt;&lt;contributors&gt;&lt;authors&gt;&lt;author&gt;McKinnon, A. D.&lt;/author&gt;&lt;author&gt;Duggan, S.&lt;/author&gt;&lt;/authors&gt;&lt;/contributors&gt;&lt;titles&gt;&lt;title&gt;Summer copepod production in subtropical waters adjacent to Australia&amp;apos;s North West Cape&lt;/title&gt;&lt;secondary-title&gt;Marine Biology (Berlin)&lt;/secondary-title&gt;&lt;/titles&gt;&lt;periodical&gt;&lt;full-title&gt;Marine Biology (Berlin)&lt;/full-title&gt;&lt;abbr-1&gt;Mar Biol (Berl)&lt;/abbr-1&gt;&lt;/periodical&gt;&lt;pages&gt;897-907&lt;/pages&gt;&lt;volume&gt;143&lt;/volume&gt;&lt;number&gt;5&lt;/number&gt;&lt;keywords&gt;&lt;keyword&gt;Arthropods&lt;/keyword&gt;&lt;keyword&gt;Crustaceans&lt;/keyword&gt;&lt;keyword&gt;Invertebrates&lt;/keyword&gt;&lt;keyword&gt;Animalia, Arthropoda, Crustacea&lt;/keyword&gt;&lt;/keywords&gt;&lt;dates&gt;&lt;year&gt;2003&lt;/year&gt;&lt;pub-dates&gt;&lt;date&gt;November&lt;/date&gt;&lt;/pub-dates&gt;&lt;/dates&gt;&lt;isbn&gt;0025-3162&lt;/isbn&gt;&lt;accession-num&gt;ZOOREC:ZOOR14003014334&lt;/accession-num&gt;&lt;work-type&gt;Article&lt;/work-type&gt;&lt;urls&gt;&lt;related-urls&gt;&lt;url&gt;&amp;lt;Go to ISI&amp;gt;://ZOOREC:ZOOR14003014334&lt;/url&gt;&lt;/related-urls&gt;&lt;/urls&gt;&lt;electronic-resource-num&gt;10.1007/s00227-003-1153-1&lt;/electronic-resource-num&gt;&lt;language&gt;English&lt;/language&gt;&lt;/record&gt;&lt;/Cite&gt;&lt;/EndNote&gt;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74</w:t>
            </w:r>
            <w:r w:rsidRPr="00712518">
              <w:rPr>
                <w:rFonts w:eastAsia="Times New Roman" w:cstheme="minorHAnsi"/>
                <w:color w:val="000000"/>
                <w:sz w:val="20"/>
                <w:szCs w:val="20"/>
                <w:lang w:eastAsia="en-AU"/>
              </w:rPr>
              <w:fldChar w:fldCharType="end"/>
            </w:r>
          </w:p>
        </w:tc>
      </w:tr>
      <w:tr w:rsidR="00646863" w:rsidRPr="00560B0B" w14:paraId="2DF51847" w14:textId="5AD7DBE8" w:rsidTr="00790726">
        <w:trPr>
          <w:trHeight w:val="255"/>
        </w:trPr>
        <w:tc>
          <w:tcPr>
            <w:tcW w:w="920" w:type="dxa"/>
            <w:shd w:val="clear" w:color="auto" w:fill="auto"/>
            <w:noWrap/>
            <w:vAlign w:val="bottom"/>
            <w:hideMark/>
          </w:tcPr>
          <w:p w14:paraId="39079F5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P_1091</w:t>
            </w:r>
          </w:p>
        </w:tc>
        <w:tc>
          <w:tcPr>
            <w:tcW w:w="3044" w:type="dxa"/>
            <w:shd w:val="clear" w:color="auto" w:fill="auto"/>
            <w:noWrap/>
            <w:vAlign w:val="bottom"/>
            <w:hideMark/>
          </w:tcPr>
          <w:p w14:paraId="7477AFA1"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Derwent Hunter East Australia 1960-62</w:t>
            </w:r>
          </w:p>
        </w:tc>
        <w:tc>
          <w:tcPr>
            <w:tcW w:w="1843" w:type="dxa"/>
            <w:shd w:val="clear" w:color="auto" w:fill="auto"/>
            <w:noWrap/>
            <w:vAlign w:val="bottom"/>
            <w:hideMark/>
          </w:tcPr>
          <w:p w14:paraId="2E999F1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CSIRO_literature</w:t>
            </w:r>
            <w:proofErr w:type="spellEnd"/>
          </w:p>
        </w:tc>
        <w:tc>
          <w:tcPr>
            <w:tcW w:w="1134" w:type="dxa"/>
            <w:shd w:val="clear" w:color="auto" w:fill="auto"/>
            <w:noWrap/>
            <w:vAlign w:val="bottom"/>
            <w:hideMark/>
          </w:tcPr>
          <w:p w14:paraId="5678E28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76978FE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2F78DE4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4AF4DECD"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171</w:t>
            </w:r>
          </w:p>
        </w:tc>
        <w:tc>
          <w:tcPr>
            <w:tcW w:w="1134" w:type="dxa"/>
            <w:shd w:val="clear" w:color="auto" w:fill="auto"/>
            <w:noWrap/>
            <w:vAlign w:val="bottom"/>
            <w:hideMark/>
          </w:tcPr>
          <w:p w14:paraId="2F144C7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1960-1962</w:t>
            </w:r>
          </w:p>
        </w:tc>
        <w:tc>
          <w:tcPr>
            <w:tcW w:w="855" w:type="dxa"/>
          </w:tcPr>
          <w:p w14:paraId="261C4A92" w14:textId="0C7053A7"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PEVuZE5vdGU+PENpdGU+PEF1dGhvcj5Dcm9va3M8L0F1dGhvcj48WWVhcj4xOTYzPC9ZZWFyPjxS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</w:fldData>
              </w:fldChar>
            </w:r>
            <w:r w:rsidR="0019558B">
              <w:rPr>
                <w:rFonts w:eastAsia="Times New Roman" w:cstheme="minorHAnsi"/>
                <w:color w:val="000000"/>
                <w:sz w:val="20"/>
                <w:szCs w:val="20"/>
                <w:lang w:eastAsia="en-AU"/>
              </w:rPr>
              <w:instrText xml:space="preserve"> ADDIN EN.CITE </w:instrText>
            </w:r>
            <w:r w:rsidR="0019558B">
              <w:rPr>
                <w:rFonts w:eastAsia="Times New Roman" w:cstheme="minorHAnsi"/>
                <w:color w:val="000000"/>
                <w:sz w:val="20"/>
                <w:szCs w:val="20"/>
                <w:lang w:eastAsia="en-AU"/>
              </w:rPr>
              <w:fldChar w:fldCharType="begin">
                <w:fldData xml:space="preserve">PEVuZE5vdGU+PENpdGU+PEF1dGhvcj5Dcm9va3M8L0F1dGhvcj48WWVhcj4xOTYzPC9ZZWFyPjxS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</w:fldData>
              </w:fldChar>
            </w:r>
            <w:r w:rsidR="0019558B">
              <w:rPr>
                <w:rFonts w:eastAsia="Times New Roman" w:cstheme="minorHAnsi"/>
                <w:color w:val="000000"/>
                <w:sz w:val="20"/>
                <w:szCs w:val="20"/>
                <w:lang w:eastAsia="en-AU"/>
              </w:rPr>
              <w:instrText xml:space="preserve"> ADDIN EN.CITE.DATA </w:instrText>
            </w:r>
            <w:r w:rsidR="0019558B">
              <w:rPr>
                <w:rFonts w:eastAsia="Times New Roman" w:cstheme="minorHAnsi"/>
                <w:color w:val="000000"/>
                <w:sz w:val="20"/>
                <w:szCs w:val="20"/>
                <w:lang w:eastAsia="en-AU"/>
              </w:rPr>
            </w:r>
            <w:r w:rsidR="0019558B">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75-78</w:t>
            </w:r>
            <w:r w:rsidRPr="00712518">
              <w:rPr>
                <w:rFonts w:eastAsia="Times New Roman" w:cstheme="minorHAnsi"/>
                <w:color w:val="000000"/>
                <w:sz w:val="20"/>
                <w:szCs w:val="20"/>
                <w:lang w:eastAsia="en-AU"/>
              </w:rPr>
              <w:fldChar w:fldCharType="end"/>
            </w:r>
          </w:p>
        </w:tc>
      </w:tr>
      <w:tr w:rsidR="00646863" w:rsidRPr="00560B0B" w14:paraId="53F447FD" w14:textId="26657D1C" w:rsidTr="00790726">
        <w:trPr>
          <w:trHeight w:val="255"/>
        </w:trPr>
        <w:tc>
          <w:tcPr>
            <w:tcW w:w="920" w:type="dxa"/>
            <w:shd w:val="clear" w:color="auto" w:fill="auto"/>
            <w:noWrap/>
            <w:vAlign w:val="bottom"/>
            <w:hideMark/>
          </w:tcPr>
          <w:p w14:paraId="2EB11BB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P_1144</w:t>
            </w:r>
          </w:p>
        </w:tc>
        <w:tc>
          <w:tcPr>
            <w:tcW w:w="3044" w:type="dxa"/>
            <w:shd w:val="clear" w:color="auto" w:fill="auto"/>
            <w:noWrap/>
            <w:vAlign w:val="bottom"/>
            <w:hideMark/>
          </w:tcPr>
          <w:p w14:paraId="5B80C64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GAB </w:t>
            </w:r>
            <w:proofErr w:type="spellStart"/>
            <w:r w:rsidRPr="00560B0B">
              <w:rPr>
                <w:rFonts w:ascii="Calibri" w:eastAsia="Times New Roman" w:hAnsi="Calibri" w:cs="Calibri"/>
                <w:color w:val="000000"/>
                <w:sz w:val="20"/>
                <w:szCs w:val="20"/>
                <w:lang w:eastAsia="en-AU"/>
              </w:rPr>
              <w:t>Soela</w:t>
            </w:r>
            <w:proofErr w:type="spellEnd"/>
            <w:r w:rsidRPr="00560B0B">
              <w:rPr>
                <w:rFonts w:ascii="Calibri" w:eastAsia="Times New Roman" w:hAnsi="Calibri" w:cs="Calibri"/>
                <w:color w:val="000000"/>
                <w:sz w:val="20"/>
                <w:szCs w:val="20"/>
                <w:lang w:eastAsia="en-AU"/>
              </w:rPr>
              <w:t xml:space="preserve"> 1980-81</w:t>
            </w:r>
          </w:p>
        </w:tc>
        <w:tc>
          <w:tcPr>
            <w:tcW w:w="1843" w:type="dxa"/>
            <w:shd w:val="clear" w:color="auto" w:fill="auto"/>
            <w:noWrap/>
            <w:vAlign w:val="bottom"/>
            <w:hideMark/>
          </w:tcPr>
          <w:p w14:paraId="764324E6"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08EB719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4B72306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76B8E61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Australian Bight, Australia</w:t>
            </w:r>
          </w:p>
        </w:tc>
        <w:tc>
          <w:tcPr>
            <w:tcW w:w="851" w:type="dxa"/>
            <w:shd w:val="clear" w:color="auto" w:fill="auto"/>
            <w:noWrap/>
            <w:vAlign w:val="bottom"/>
            <w:hideMark/>
          </w:tcPr>
          <w:p w14:paraId="2E600368"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152</w:t>
            </w:r>
          </w:p>
        </w:tc>
        <w:tc>
          <w:tcPr>
            <w:tcW w:w="1134" w:type="dxa"/>
            <w:shd w:val="clear" w:color="auto" w:fill="auto"/>
            <w:noWrap/>
            <w:vAlign w:val="bottom"/>
            <w:hideMark/>
          </w:tcPr>
          <w:p w14:paraId="346F7AC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1980-1981</w:t>
            </w:r>
          </w:p>
        </w:tc>
        <w:tc>
          <w:tcPr>
            <w:tcW w:w="855" w:type="dxa"/>
          </w:tcPr>
          <w:p w14:paraId="1E7D6C3F" w14:textId="77553AB2"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&lt;EndNote&gt;&lt;Cite&gt;&lt;Author&gt;Stevens&lt;/Author&gt;&lt;Year&gt;1984&lt;/Year&gt;&lt;RecNum&gt;1945&lt;/RecNum&gt;&lt;DisplayText&gt;&lt;style face="superscript"&gt;79&lt;/style&gt;&lt;/DisplayText&gt;&lt;record&gt;&lt;rec-number&gt;1945&lt;/rec-number&gt;&lt;foreign-keys&gt;&lt;key app="EN" db-id="dtzr5pa2kvx9p5e2998x9rap5t09s999sztd" timestamp="1529382354"&gt;1945&lt;/key&gt;&lt;/foreign-keys&gt;&lt;ref-type name="Report"&gt;27&lt;/ref-type&gt;&lt;contributors&gt;&lt;authors&gt;&lt;author&gt;Stevens, J. D.&lt;/author&gt;&lt;author&gt;Hausfeld, H. F.&lt;/author&gt;&lt;author&gt;Davenport, S. R.&lt;/author&gt;&lt;/authors&gt;&lt;tertiary-authors&gt;&lt;author&gt;CSIRO, Australia&lt;/author&gt;&lt;/tertiary-authors&gt;&lt;/contributors&gt;&lt;titles&gt;&lt;title&gt;Observations on the biology, distribution and abundance of Trachurus declivis, Sardinops neopilchardus and Scomber australasicus in the Great Australian Bight&lt;/title&gt;&lt;secondary-title&gt;CSIRO Marine Laboratories Report&lt;/secondary-title&gt;&lt;/titles&gt;&lt;pages&gt;27&lt;/pages&gt;&lt;volume&gt;164&lt;/volume&gt;&lt;keywords&gt;&lt;keyword&gt;Fisheries and Oceanography&lt;/keyword&gt;&lt;keyword&gt;%M Marine 1461&lt;/keyword&gt;&lt;/keywords&gt;&lt;dates&gt;&lt;year&gt;1984&lt;/year&gt;&lt;/dates&gt;&lt;urls&gt;&lt;/urls&gt;&lt;language&gt;eng&lt;/language&gt;&lt;/record&gt;&lt;/Cite&gt;&lt;/EndNote&gt;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79</w:t>
            </w:r>
            <w:r w:rsidRPr="00712518">
              <w:rPr>
                <w:rFonts w:eastAsia="Times New Roman" w:cstheme="minorHAnsi"/>
                <w:color w:val="000000"/>
                <w:sz w:val="20"/>
                <w:szCs w:val="20"/>
                <w:lang w:eastAsia="en-AU"/>
              </w:rPr>
              <w:fldChar w:fldCharType="end"/>
            </w:r>
          </w:p>
        </w:tc>
      </w:tr>
      <w:tr w:rsidR="00646863" w:rsidRPr="00560B0B" w14:paraId="633264E3" w14:textId="4CAE74E4" w:rsidTr="00790726">
        <w:trPr>
          <w:trHeight w:val="255"/>
        </w:trPr>
        <w:tc>
          <w:tcPr>
            <w:tcW w:w="920" w:type="dxa"/>
            <w:shd w:val="clear" w:color="auto" w:fill="auto"/>
            <w:noWrap/>
            <w:vAlign w:val="bottom"/>
            <w:hideMark/>
          </w:tcPr>
          <w:p w14:paraId="5D7A94AB"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P_1089</w:t>
            </w:r>
          </w:p>
        </w:tc>
        <w:tc>
          <w:tcPr>
            <w:tcW w:w="3044" w:type="dxa"/>
            <w:shd w:val="clear" w:color="auto" w:fill="auto"/>
            <w:noWrap/>
            <w:vAlign w:val="bottom"/>
            <w:hideMark/>
          </w:tcPr>
          <w:p w14:paraId="42A64335"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Coral Sea, QLD 2011-2014</w:t>
            </w:r>
          </w:p>
        </w:tc>
        <w:tc>
          <w:tcPr>
            <w:tcW w:w="1843" w:type="dxa"/>
            <w:shd w:val="clear" w:color="auto" w:fill="auto"/>
            <w:noWrap/>
            <w:vAlign w:val="bottom"/>
            <w:hideMark/>
          </w:tcPr>
          <w:p w14:paraId="7F6D0EFC"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 xml:space="preserve">David </w:t>
            </w:r>
            <w:proofErr w:type="spellStart"/>
            <w:r w:rsidRPr="00560B0B">
              <w:rPr>
                <w:rFonts w:ascii="Calibri" w:eastAsia="Times New Roman" w:hAnsi="Calibri" w:cs="Calibri"/>
                <w:color w:val="000000"/>
                <w:sz w:val="20"/>
                <w:szCs w:val="20"/>
                <w:highlight w:val="yellow"/>
                <w:lang w:eastAsia="en-AU"/>
              </w:rPr>
              <w:t>Mckinnon</w:t>
            </w:r>
            <w:proofErr w:type="spellEnd"/>
          </w:p>
        </w:tc>
        <w:tc>
          <w:tcPr>
            <w:tcW w:w="1134" w:type="dxa"/>
            <w:shd w:val="clear" w:color="auto" w:fill="auto"/>
            <w:noWrap/>
            <w:vAlign w:val="bottom"/>
            <w:hideMark/>
          </w:tcPr>
          <w:p w14:paraId="15E4C55F"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AIMS</w:t>
            </w:r>
          </w:p>
        </w:tc>
        <w:tc>
          <w:tcPr>
            <w:tcW w:w="1737" w:type="dxa"/>
            <w:shd w:val="clear" w:color="auto" w:fill="auto"/>
            <w:noWrap/>
            <w:vAlign w:val="bottom"/>
            <w:hideMark/>
          </w:tcPr>
          <w:p w14:paraId="04748FA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AIMS</w:t>
            </w:r>
          </w:p>
        </w:tc>
        <w:tc>
          <w:tcPr>
            <w:tcW w:w="3366" w:type="dxa"/>
            <w:shd w:val="clear" w:color="auto" w:fill="auto"/>
            <w:noWrap/>
            <w:vAlign w:val="bottom"/>
            <w:hideMark/>
          </w:tcPr>
          <w:p w14:paraId="06B8A23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Coral Sea, Australia</w:t>
            </w:r>
          </w:p>
        </w:tc>
        <w:tc>
          <w:tcPr>
            <w:tcW w:w="851" w:type="dxa"/>
            <w:shd w:val="clear" w:color="auto" w:fill="auto"/>
            <w:noWrap/>
            <w:vAlign w:val="bottom"/>
            <w:hideMark/>
          </w:tcPr>
          <w:p w14:paraId="7434AF16" w14:textId="77777777" w:rsidR="00646863" w:rsidRPr="00560B0B"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145</w:t>
            </w:r>
          </w:p>
        </w:tc>
        <w:tc>
          <w:tcPr>
            <w:tcW w:w="1134" w:type="dxa"/>
            <w:shd w:val="clear" w:color="auto" w:fill="auto"/>
            <w:noWrap/>
            <w:vAlign w:val="bottom"/>
            <w:hideMark/>
          </w:tcPr>
          <w:p w14:paraId="242DD049"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2011-2014</w:t>
            </w:r>
          </w:p>
        </w:tc>
        <w:tc>
          <w:tcPr>
            <w:tcW w:w="855" w:type="dxa"/>
          </w:tcPr>
          <w:p w14:paraId="5BC73E05"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5AEA076B" w14:textId="77777777" w:rsidTr="00790726">
        <w:trPr>
          <w:trHeight w:val="255"/>
        </w:trPr>
        <w:tc>
          <w:tcPr>
            <w:tcW w:w="920" w:type="dxa"/>
            <w:shd w:val="clear" w:color="auto" w:fill="auto"/>
            <w:vAlign w:val="center"/>
            <w:hideMark/>
          </w:tcPr>
          <w:p w14:paraId="4B89E6E1"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lastRenderedPageBreak/>
              <w:t>Project ID</w:t>
            </w:r>
          </w:p>
        </w:tc>
        <w:tc>
          <w:tcPr>
            <w:tcW w:w="3044" w:type="dxa"/>
            <w:shd w:val="clear" w:color="auto" w:fill="auto"/>
            <w:vAlign w:val="center"/>
            <w:hideMark/>
          </w:tcPr>
          <w:p w14:paraId="046B1B89"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name</w:t>
            </w:r>
          </w:p>
        </w:tc>
        <w:tc>
          <w:tcPr>
            <w:tcW w:w="1843" w:type="dxa"/>
            <w:shd w:val="clear" w:color="auto" w:fill="auto"/>
            <w:vAlign w:val="center"/>
            <w:hideMark/>
          </w:tcPr>
          <w:p w14:paraId="1C0C096C"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name</w:t>
            </w:r>
          </w:p>
        </w:tc>
        <w:tc>
          <w:tcPr>
            <w:tcW w:w="1134" w:type="dxa"/>
            <w:shd w:val="clear" w:color="auto" w:fill="auto"/>
            <w:vAlign w:val="center"/>
            <w:hideMark/>
          </w:tcPr>
          <w:p w14:paraId="14D245FC"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Custodian affiliation</w:t>
            </w:r>
          </w:p>
        </w:tc>
        <w:tc>
          <w:tcPr>
            <w:tcW w:w="1737" w:type="dxa"/>
            <w:shd w:val="clear" w:color="auto" w:fill="auto"/>
            <w:vAlign w:val="center"/>
            <w:hideMark/>
          </w:tcPr>
          <w:p w14:paraId="61D38E8A"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Acknowledgement</w:t>
            </w:r>
          </w:p>
        </w:tc>
        <w:tc>
          <w:tcPr>
            <w:tcW w:w="3366" w:type="dxa"/>
            <w:shd w:val="clear" w:color="auto" w:fill="auto"/>
            <w:noWrap/>
            <w:vAlign w:val="bottom"/>
            <w:hideMark/>
          </w:tcPr>
          <w:p w14:paraId="0C10349B"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Sampling Location</w:t>
            </w:r>
          </w:p>
        </w:tc>
        <w:tc>
          <w:tcPr>
            <w:tcW w:w="851" w:type="dxa"/>
            <w:shd w:val="clear" w:color="auto" w:fill="auto"/>
            <w:noWrap/>
            <w:vAlign w:val="bottom"/>
            <w:hideMark/>
          </w:tcPr>
          <w:p w14:paraId="64BEC412"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 records</w:t>
            </w:r>
          </w:p>
        </w:tc>
        <w:tc>
          <w:tcPr>
            <w:tcW w:w="1134" w:type="dxa"/>
            <w:shd w:val="clear" w:color="auto" w:fill="auto"/>
            <w:noWrap/>
            <w:vAlign w:val="bottom"/>
            <w:hideMark/>
          </w:tcPr>
          <w:p w14:paraId="0574D55D" w14:textId="77777777" w:rsidR="00646863" w:rsidRPr="00560B0B" w:rsidRDefault="00646863" w:rsidP="00646863">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Project date range</w:t>
            </w:r>
          </w:p>
        </w:tc>
        <w:tc>
          <w:tcPr>
            <w:tcW w:w="855" w:type="dxa"/>
          </w:tcPr>
          <w:p w14:paraId="6E29F6B2" w14:textId="77777777" w:rsidR="00646863" w:rsidRPr="00712518" w:rsidRDefault="00646863" w:rsidP="00646863">
            <w:pPr>
              <w:spacing w:after="0" w:line="240" w:lineRule="auto"/>
              <w:rPr>
                <w:rFonts w:ascii="Calibri" w:eastAsia="Times New Roman" w:hAnsi="Calibri" w:cs="Calibri"/>
                <w:color w:val="000000"/>
                <w:sz w:val="20"/>
                <w:szCs w:val="20"/>
                <w:lang w:eastAsia="en-AU"/>
              </w:rPr>
            </w:pPr>
          </w:p>
        </w:tc>
      </w:tr>
      <w:tr w:rsidR="00646863" w:rsidRPr="00560B0B" w14:paraId="63DA8445" w14:textId="05A334F0" w:rsidTr="00790726">
        <w:trPr>
          <w:trHeight w:val="255"/>
        </w:trPr>
        <w:tc>
          <w:tcPr>
            <w:tcW w:w="920" w:type="dxa"/>
            <w:shd w:val="clear" w:color="auto" w:fill="auto"/>
            <w:noWrap/>
            <w:vAlign w:val="bottom"/>
            <w:hideMark/>
          </w:tcPr>
          <w:p w14:paraId="1F554F3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P_1112</w:t>
            </w:r>
          </w:p>
        </w:tc>
        <w:tc>
          <w:tcPr>
            <w:tcW w:w="3044" w:type="dxa"/>
            <w:shd w:val="clear" w:color="auto" w:fill="auto"/>
            <w:noWrap/>
            <w:vAlign w:val="bottom"/>
            <w:hideMark/>
          </w:tcPr>
          <w:p w14:paraId="26CD3A17"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Cronulla, NSW 1943-46</w:t>
            </w:r>
          </w:p>
        </w:tc>
        <w:tc>
          <w:tcPr>
            <w:tcW w:w="1843" w:type="dxa"/>
            <w:shd w:val="clear" w:color="auto" w:fill="auto"/>
            <w:noWrap/>
            <w:vAlign w:val="bottom"/>
            <w:hideMark/>
          </w:tcPr>
          <w:p w14:paraId="2A3A4BE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197F1565"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B647ECF"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1961B11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53D40D7B"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133</w:t>
            </w:r>
          </w:p>
        </w:tc>
        <w:tc>
          <w:tcPr>
            <w:tcW w:w="1134" w:type="dxa"/>
            <w:shd w:val="clear" w:color="auto" w:fill="auto"/>
            <w:noWrap/>
            <w:vAlign w:val="bottom"/>
            <w:hideMark/>
          </w:tcPr>
          <w:p w14:paraId="09161C20"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1943-1946</w:t>
            </w:r>
          </w:p>
        </w:tc>
        <w:tc>
          <w:tcPr>
            <w:tcW w:w="855" w:type="dxa"/>
          </w:tcPr>
          <w:p w14:paraId="61329CF9" w14:textId="0425DFF4"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&lt;EndNote&gt;&lt;Cite&gt;&lt;Author&gt;Sheard&lt;/Author&gt;&lt;Year&gt;1949&lt;/Year&gt;&lt;RecNum&gt;1003&lt;/RecNum&gt;&lt;DisplayText&gt;&lt;style face="superscript"&gt;80&lt;/style&gt;&lt;/DisplayText&gt;&lt;record&gt;&lt;rec-number&gt;1003&lt;/rec-number&gt;&lt;foreign-keys&gt;&lt;key app="EN" db-id="dtzr5pa2kvx9p5e2998x9rap5t09s999sztd" timestamp="1244008205"&gt;1003&lt;/key&gt;&lt;/foreign-keys&gt;&lt;ref-type name="Journal Article"&gt;17&lt;/ref-type&gt;&lt;contributors&gt;&lt;authors&gt;&lt;author&gt;Sheard, K.&lt;/author&gt;&lt;/authors&gt;&lt;/contributors&gt;&lt;titles&gt;&lt;title&gt;Plankton characteristics at the Cronulla Onshore Station, New South Wales 1943-46&lt;/title&gt;&lt;secondary-title&gt;Bull. Commonw. Sci. industr. Res. Organ. Aust.&lt;/secondary-title&gt;&lt;/titles&gt;&lt;periodical&gt;&lt;full-title&gt;Bull. Commonw. Sci. industr. Res. Organ. Aust.&lt;/full-title&gt;&lt;/periodical&gt;&lt;pages&gt;pp. 1-23&lt;/pages&gt;&lt;volume&gt;No. 246&lt;/volume&gt;&lt;dates&gt;&lt;year&gt;1949&lt;/year&gt;&lt;/dates&gt;&lt;accession-num&gt;ZOOREC:ZOOR08800009139&lt;/accession-num&gt;&lt;urls&gt;&lt;related-urls&gt;&lt;url&gt;&amp;lt;Go to ISI&amp;gt;://ZOOREC:ZOOR08800009139&lt;/url&gt;&lt;/related-urls&gt;&lt;/urls&gt;&lt;/record&gt;&lt;/Cite&gt;&lt;/EndNote&gt;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80</w:t>
            </w:r>
            <w:r w:rsidRPr="00712518">
              <w:rPr>
                <w:rFonts w:eastAsia="Times New Roman" w:cstheme="minorHAnsi"/>
                <w:color w:val="000000"/>
                <w:sz w:val="20"/>
                <w:szCs w:val="20"/>
                <w:lang w:eastAsia="en-AU"/>
              </w:rPr>
              <w:fldChar w:fldCharType="end"/>
            </w:r>
          </w:p>
        </w:tc>
      </w:tr>
      <w:tr w:rsidR="00646863" w:rsidRPr="00560B0B" w14:paraId="217E31E5" w14:textId="6DBCE8BA" w:rsidTr="00790726">
        <w:trPr>
          <w:trHeight w:val="255"/>
        </w:trPr>
        <w:tc>
          <w:tcPr>
            <w:tcW w:w="920" w:type="dxa"/>
            <w:shd w:val="clear" w:color="auto" w:fill="auto"/>
            <w:noWrap/>
            <w:vAlign w:val="bottom"/>
            <w:hideMark/>
          </w:tcPr>
          <w:p w14:paraId="51112B33"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P_1148</w:t>
            </w:r>
          </w:p>
        </w:tc>
        <w:tc>
          <w:tcPr>
            <w:tcW w:w="3044" w:type="dxa"/>
            <w:shd w:val="clear" w:color="auto" w:fill="auto"/>
            <w:noWrap/>
            <w:vAlign w:val="bottom"/>
            <w:hideMark/>
          </w:tcPr>
          <w:p w14:paraId="1AB31F1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Storm Bay, Tasmania 1985-87</w:t>
            </w:r>
          </w:p>
        </w:tc>
        <w:tc>
          <w:tcPr>
            <w:tcW w:w="1843" w:type="dxa"/>
            <w:shd w:val="clear" w:color="auto" w:fill="auto"/>
            <w:noWrap/>
            <w:vAlign w:val="bottom"/>
            <w:hideMark/>
          </w:tcPr>
          <w:p w14:paraId="64BC8DD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Lesley Clementson</w:t>
            </w:r>
          </w:p>
        </w:tc>
        <w:tc>
          <w:tcPr>
            <w:tcW w:w="1134" w:type="dxa"/>
            <w:shd w:val="clear" w:color="auto" w:fill="auto"/>
            <w:noWrap/>
            <w:vAlign w:val="bottom"/>
            <w:hideMark/>
          </w:tcPr>
          <w:p w14:paraId="309A852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2F3731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09373E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Tasmania, Australia</w:t>
            </w:r>
          </w:p>
        </w:tc>
        <w:tc>
          <w:tcPr>
            <w:tcW w:w="851" w:type="dxa"/>
            <w:shd w:val="clear" w:color="auto" w:fill="auto"/>
            <w:noWrap/>
            <w:vAlign w:val="bottom"/>
            <w:hideMark/>
          </w:tcPr>
          <w:p w14:paraId="73D32FE0"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132</w:t>
            </w:r>
          </w:p>
        </w:tc>
        <w:tc>
          <w:tcPr>
            <w:tcW w:w="1134" w:type="dxa"/>
            <w:shd w:val="clear" w:color="auto" w:fill="auto"/>
            <w:noWrap/>
            <w:vAlign w:val="bottom"/>
            <w:hideMark/>
          </w:tcPr>
          <w:p w14:paraId="07E089FB"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1985-1988</w:t>
            </w:r>
          </w:p>
        </w:tc>
        <w:tc>
          <w:tcPr>
            <w:tcW w:w="855" w:type="dxa"/>
          </w:tcPr>
          <w:p w14:paraId="03391379" w14:textId="1CC4BFE8"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&lt;EndNote&gt;&lt;Cite&gt;&lt;Author&gt;Clementson&lt;/Author&gt;&lt;Year&gt;1989&lt;/Year&gt;&lt;RecNum&gt;1847&lt;/RecNum&gt;&lt;DisplayText&gt;&lt;style face="superscript"&gt;81&lt;/style&gt;&lt;/DisplayText&gt;&lt;record&gt;&lt;rec-number&gt;1847&lt;/rec-number&gt;&lt;foreign-keys&gt;&lt;key app="EN" db-id="dtzr5pa2kvx9p5e2998x9rap5t09s999sztd" timestamp="1519879513"&gt;1847&lt;/key&gt;&lt;/foreign-keys&gt;&lt;ref-type name="Journal Article"&gt;17&lt;/ref-type&gt;&lt;contributors&gt;&lt;authors&gt;&lt;author&gt;Clementson, L. A.&lt;/author&gt;&lt;author&gt;Harris, G. P.&lt;/author&gt;&lt;author&gt;Griffiths, F. B.&lt;/author&gt;&lt;author&gt;Rimmer, D. W.&lt;/author&gt;&lt;/authors&gt;&lt;/contributors&gt;&lt;titles&gt;&lt;title&gt;Seasonal and inter-annual variability in chemical and biological parameters in Storm Bay, Tasmania. 1. Physics, chemistry and the biomass of components of the food chain&lt;/title&gt;&lt;secondary-title&gt;Australian Journal of Marine and Freshwater Research&lt;/secondary-title&gt;&lt;/titles&gt;&lt;periodical&gt;&lt;full-title&gt;Australian Journal of Marine and Freshwater Research&lt;/full-title&gt;&lt;abbr-1&gt;Aust. J. Mar. Freshw. Res.&lt;/abbr-1&gt;&lt;/periodical&gt;&lt;pages&gt;25-38&lt;/pages&gt;&lt;volume&gt;40&lt;/volume&gt;&lt;number&gt;1&lt;/number&gt;&lt;dates&gt;&lt;year&gt;1989&lt;/year&gt;&lt;pub-dates&gt;&lt;date&gt;1989&lt;/date&gt;&lt;/pub-dates&gt;&lt;/dates&gt;&lt;isbn&gt;0067-1940&lt;/isbn&gt;&lt;accession-num&gt;ZOOREC:ZOOR12600014316&lt;/accession-num&gt;&lt;urls&gt;&lt;related-urls&gt;&lt;url&gt;&amp;lt;Go to ISI&amp;gt;://ZOOREC:ZOOR12600014316&lt;/url&gt;&lt;/related-urls&gt;&lt;/urls&gt;&lt;/record&gt;&lt;/Cite&gt;&lt;/EndNote&gt;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81</w:t>
            </w:r>
            <w:r w:rsidRPr="00712518">
              <w:rPr>
                <w:rFonts w:eastAsia="Times New Roman" w:cstheme="minorHAnsi"/>
                <w:color w:val="000000"/>
                <w:sz w:val="20"/>
                <w:szCs w:val="20"/>
                <w:lang w:eastAsia="en-AU"/>
              </w:rPr>
              <w:fldChar w:fldCharType="end"/>
            </w:r>
          </w:p>
        </w:tc>
      </w:tr>
      <w:tr w:rsidR="00646863" w:rsidRPr="00560B0B" w14:paraId="4F97D536" w14:textId="3FACABA6" w:rsidTr="00790726">
        <w:trPr>
          <w:trHeight w:val="255"/>
        </w:trPr>
        <w:tc>
          <w:tcPr>
            <w:tcW w:w="920" w:type="dxa"/>
            <w:shd w:val="clear" w:color="auto" w:fill="auto"/>
            <w:noWrap/>
            <w:vAlign w:val="bottom"/>
            <w:hideMark/>
          </w:tcPr>
          <w:p w14:paraId="014CDA83"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P_1100</w:t>
            </w:r>
          </w:p>
        </w:tc>
        <w:tc>
          <w:tcPr>
            <w:tcW w:w="3044" w:type="dxa"/>
            <w:shd w:val="clear" w:color="auto" w:fill="auto"/>
            <w:noWrap/>
            <w:vAlign w:val="bottom"/>
            <w:hideMark/>
          </w:tcPr>
          <w:p w14:paraId="7C678F87"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SS cruises Griffiths 1991-93</w:t>
            </w:r>
          </w:p>
        </w:tc>
        <w:tc>
          <w:tcPr>
            <w:tcW w:w="1843" w:type="dxa"/>
            <w:shd w:val="clear" w:color="auto" w:fill="auto"/>
            <w:noWrap/>
            <w:vAlign w:val="bottom"/>
            <w:hideMark/>
          </w:tcPr>
          <w:p w14:paraId="2BFA3A3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CSIRO O&amp;A Data Centre</w:t>
            </w:r>
          </w:p>
        </w:tc>
        <w:tc>
          <w:tcPr>
            <w:tcW w:w="1134" w:type="dxa"/>
            <w:shd w:val="clear" w:color="auto" w:fill="auto"/>
            <w:noWrap/>
            <w:vAlign w:val="bottom"/>
            <w:hideMark/>
          </w:tcPr>
          <w:p w14:paraId="3998EF7B"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CSIRO</w:t>
            </w:r>
          </w:p>
        </w:tc>
        <w:tc>
          <w:tcPr>
            <w:tcW w:w="1737" w:type="dxa"/>
            <w:shd w:val="clear" w:color="auto" w:fill="auto"/>
            <w:noWrap/>
            <w:vAlign w:val="bottom"/>
            <w:hideMark/>
          </w:tcPr>
          <w:p w14:paraId="3B2819CD"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CSIRO O&amp;A Data Centre</w:t>
            </w:r>
          </w:p>
        </w:tc>
        <w:tc>
          <w:tcPr>
            <w:tcW w:w="3366" w:type="dxa"/>
            <w:shd w:val="clear" w:color="auto" w:fill="auto"/>
            <w:noWrap/>
            <w:vAlign w:val="bottom"/>
            <w:hideMark/>
          </w:tcPr>
          <w:p w14:paraId="0C729854" w14:textId="77777777" w:rsidR="00646863" w:rsidRPr="00560B0B" w:rsidRDefault="00646863" w:rsidP="00560B0B">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Australia</w:t>
            </w:r>
          </w:p>
        </w:tc>
        <w:tc>
          <w:tcPr>
            <w:tcW w:w="851" w:type="dxa"/>
            <w:shd w:val="clear" w:color="auto" w:fill="auto"/>
            <w:noWrap/>
            <w:vAlign w:val="bottom"/>
            <w:hideMark/>
          </w:tcPr>
          <w:p w14:paraId="234A939A" w14:textId="77777777" w:rsidR="00646863" w:rsidRPr="00560B0B" w:rsidRDefault="00646863" w:rsidP="00560B0B">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104</w:t>
            </w:r>
          </w:p>
        </w:tc>
        <w:tc>
          <w:tcPr>
            <w:tcW w:w="1134" w:type="dxa"/>
            <w:shd w:val="clear" w:color="auto" w:fill="auto"/>
            <w:noWrap/>
            <w:vAlign w:val="bottom"/>
            <w:hideMark/>
          </w:tcPr>
          <w:p w14:paraId="7F0D408D"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1991-1993</w:t>
            </w:r>
          </w:p>
        </w:tc>
        <w:tc>
          <w:tcPr>
            <w:tcW w:w="855" w:type="dxa"/>
          </w:tcPr>
          <w:p w14:paraId="5E41DCF7" w14:textId="77777777" w:rsidR="00646863" w:rsidRPr="00712518" w:rsidRDefault="00646863" w:rsidP="00560B0B">
            <w:pPr>
              <w:spacing w:after="0" w:line="240" w:lineRule="auto"/>
              <w:rPr>
                <w:rFonts w:ascii="Calibri" w:eastAsia="Times New Roman" w:hAnsi="Calibri" w:cs="Calibri"/>
                <w:color w:val="000000"/>
                <w:sz w:val="20"/>
                <w:szCs w:val="20"/>
                <w:lang w:eastAsia="en-AU"/>
              </w:rPr>
            </w:pPr>
          </w:p>
        </w:tc>
      </w:tr>
      <w:tr w:rsidR="00646863" w:rsidRPr="00560B0B" w14:paraId="6F8FD28A" w14:textId="1FC6E286" w:rsidTr="00790726">
        <w:trPr>
          <w:trHeight w:val="255"/>
        </w:trPr>
        <w:tc>
          <w:tcPr>
            <w:tcW w:w="920" w:type="dxa"/>
            <w:shd w:val="clear" w:color="auto" w:fill="auto"/>
            <w:noWrap/>
            <w:vAlign w:val="bottom"/>
            <w:hideMark/>
          </w:tcPr>
          <w:p w14:paraId="0EDB54C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P_21</w:t>
            </w:r>
          </w:p>
        </w:tc>
        <w:tc>
          <w:tcPr>
            <w:tcW w:w="3044" w:type="dxa"/>
            <w:shd w:val="clear" w:color="auto" w:fill="auto"/>
            <w:noWrap/>
            <w:vAlign w:val="bottom"/>
            <w:hideMark/>
          </w:tcPr>
          <w:p w14:paraId="0F50402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Tasmania 1971-1973</w:t>
            </w:r>
          </w:p>
        </w:tc>
        <w:tc>
          <w:tcPr>
            <w:tcW w:w="1843" w:type="dxa"/>
            <w:shd w:val="clear" w:color="auto" w:fill="auto"/>
            <w:noWrap/>
            <w:vAlign w:val="bottom"/>
            <w:hideMark/>
          </w:tcPr>
          <w:p w14:paraId="14BA7E5A"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Kerrie Swadling</w:t>
            </w:r>
          </w:p>
        </w:tc>
        <w:tc>
          <w:tcPr>
            <w:tcW w:w="1134" w:type="dxa"/>
            <w:shd w:val="clear" w:color="auto" w:fill="auto"/>
            <w:noWrap/>
            <w:vAlign w:val="bottom"/>
            <w:hideMark/>
          </w:tcPr>
          <w:p w14:paraId="518DF62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IMAS</w:t>
            </w:r>
          </w:p>
        </w:tc>
        <w:tc>
          <w:tcPr>
            <w:tcW w:w="1737" w:type="dxa"/>
            <w:shd w:val="clear" w:color="auto" w:fill="auto"/>
            <w:noWrap/>
            <w:vAlign w:val="bottom"/>
            <w:hideMark/>
          </w:tcPr>
          <w:p w14:paraId="4E29C7A8"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3DD516C"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Mid- east coast Tasmania, Australia</w:t>
            </w:r>
          </w:p>
        </w:tc>
        <w:tc>
          <w:tcPr>
            <w:tcW w:w="851" w:type="dxa"/>
            <w:shd w:val="clear" w:color="auto" w:fill="auto"/>
            <w:noWrap/>
            <w:vAlign w:val="bottom"/>
            <w:hideMark/>
          </w:tcPr>
          <w:p w14:paraId="4C896A76" w14:textId="77777777" w:rsidR="00646863" w:rsidRPr="00560B0B" w:rsidRDefault="00646863" w:rsidP="00560B0B">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92</w:t>
            </w:r>
          </w:p>
        </w:tc>
        <w:tc>
          <w:tcPr>
            <w:tcW w:w="1134" w:type="dxa"/>
            <w:shd w:val="clear" w:color="auto" w:fill="auto"/>
            <w:noWrap/>
            <w:vAlign w:val="bottom"/>
            <w:hideMark/>
          </w:tcPr>
          <w:p w14:paraId="4EC5FC9E" w14:textId="77777777" w:rsidR="00646863" w:rsidRPr="00560B0B" w:rsidRDefault="00646863" w:rsidP="00560B0B">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1971-1972</w:t>
            </w:r>
          </w:p>
        </w:tc>
        <w:tc>
          <w:tcPr>
            <w:tcW w:w="855" w:type="dxa"/>
          </w:tcPr>
          <w:p w14:paraId="2BECECA6" w14:textId="3E99904C" w:rsidR="00646863" w:rsidRPr="00712518" w:rsidRDefault="00646863" w:rsidP="0019558B">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19558B">
              <w:rPr>
                <w:rFonts w:eastAsia="Times New Roman" w:cstheme="minorHAnsi"/>
                <w:color w:val="000000"/>
                <w:sz w:val="20"/>
                <w:szCs w:val="20"/>
                <w:lang w:eastAsia="en-AU"/>
              </w:rPr>
              <w:instrText xml:space="preserve"> ADDIN EN.CITE &lt;EndNote&gt;&lt;Cite&gt;&lt;Author&gt;Taw&lt;/Author&gt;&lt;Year&gt;1975&lt;/Year&gt;&lt;RecNum&gt;828&lt;/RecNum&gt;&lt;DisplayText&gt;&lt;style face="superscript"&gt;82&lt;/style&gt;&lt;/DisplayText&gt;&lt;record&gt;&lt;rec-number&gt;828&lt;/rec-number&gt;&lt;foreign-keys&gt;&lt;key app="EN" db-id="dtzr5pa2kvx9p5e2998x9rap5t09s999sztd" timestamp="0"&gt;828&lt;/key&gt;&lt;/foreign-keys&gt;&lt;ref-type name="Thesis"&gt;32&lt;/ref-type&gt;&lt;contributors&gt;&lt;authors&gt;&lt;author&gt;Taw, N.&lt;/author&gt;&lt;/authors&gt;&lt;/contributors&gt;&lt;titles&gt;&lt;title&gt;Studies on the zooplankton and hydrology of south-eastern coastal waters of Tasmania. PHD Thesis&lt;/title&gt;&lt;secondary-title&gt;School of Zoology&lt;/secondary-title&gt;&lt;/titles&gt;&lt;volume&gt;PHD&lt;/volume&gt;&lt;keywords&gt;&lt;keyword&gt;zooplankton, identification&lt;/keyword&gt;&lt;/keywords&gt;&lt;dates&gt;&lt;year&gt;1975&lt;/year&gt;&lt;/dates&gt;&lt;pub-location&gt;Hobart&lt;/pub-location&gt;&lt;publisher&gt;University of Tasmania&lt;/publisher&gt;&lt;urls&gt;&lt;/urls&gt;&lt;/record&gt;&lt;/Cite&gt;&lt;/EndNote&gt;</w:instrText>
            </w:r>
            <w:r w:rsidRPr="00712518">
              <w:rPr>
                <w:rFonts w:eastAsia="Times New Roman" w:cstheme="minorHAnsi"/>
                <w:color w:val="000000"/>
                <w:sz w:val="20"/>
                <w:szCs w:val="20"/>
                <w:lang w:eastAsia="en-AU"/>
              </w:rPr>
              <w:fldChar w:fldCharType="separate"/>
            </w:r>
            <w:r w:rsidR="0019558B" w:rsidRPr="0019558B">
              <w:rPr>
                <w:rFonts w:eastAsia="Times New Roman" w:cstheme="minorHAnsi"/>
                <w:noProof/>
                <w:color w:val="000000"/>
                <w:sz w:val="20"/>
                <w:szCs w:val="20"/>
                <w:vertAlign w:val="superscript"/>
                <w:lang w:eastAsia="en-AU"/>
              </w:rPr>
              <w:t>82</w:t>
            </w:r>
            <w:r w:rsidRPr="00712518">
              <w:rPr>
                <w:rFonts w:eastAsia="Times New Roman" w:cstheme="minorHAnsi"/>
                <w:color w:val="000000"/>
                <w:sz w:val="20"/>
                <w:szCs w:val="20"/>
                <w:lang w:eastAsia="en-AU"/>
              </w:rPr>
              <w:fldChar w:fldCharType="end"/>
            </w:r>
          </w:p>
        </w:tc>
      </w:tr>
      <w:tr w:rsidR="00790726" w:rsidRPr="00560B0B" w14:paraId="20B29DD7" w14:textId="5730C2C5" w:rsidTr="00790726">
        <w:trPr>
          <w:trHeight w:val="255"/>
        </w:trPr>
        <w:tc>
          <w:tcPr>
            <w:tcW w:w="920" w:type="dxa"/>
            <w:shd w:val="clear" w:color="auto" w:fill="auto"/>
            <w:noWrap/>
            <w:vAlign w:val="bottom"/>
            <w:hideMark/>
          </w:tcPr>
          <w:p w14:paraId="7B8CF303"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P_1088</w:t>
            </w:r>
          </w:p>
        </w:tc>
        <w:tc>
          <w:tcPr>
            <w:tcW w:w="3044" w:type="dxa"/>
            <w:shd w:val="clear" w:color="auto" w:fill="auto"/>
            <w:noWrap/>
            <w:vAlign w:val="bottom"/>
            <w:hideMark/>
          </w:tcPr>
          <w:p w14:paraId="6953B618"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Lady Elliot Island, GBR, QLD 2014</w:t>
            </w:r>
          </w:p>
        </w:tc>
        <w:tc>
          <w:tcPr>
            <w:tcW w:w="1843" w:type="dxa"/>
            <w:shd w:val="clear" w:color="auto" w:fill="auto"/>
            <w:noWrap/>
            <w:vAlign w:val="bottom"/>
            <w:hideMark/>
          </w:tcPr>
          <w:p w14:paraId="4B7DA83C"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Asia Armstrong</w:t>
            </w:r>
          </w:p>
        </w:tc>
        <w:tc>
          <w:tcPr>
            <w:tcW w:w="1134" w:type="dxa"/>
            <w:shd w:val="clear" w:color="auto" w:fill="auto"/>
            <w:noWrap/>
            <w:vAlign w:val="bottom"/>
            <w:hideMark/>
          </w:tcPr>
          <w:p w14:paraId="2EABE6C1"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UQ</w:t>
            </w:r>
          </w:p>
        </w:tc>
        <w:tc>
          <w:tcPr>
            <w:tcW w:w="1737" w:type="dxa"/>
            <w:shd w:val="clear" w:color="auto" w:fill="auto"/>
            <w:noWrap/>
            <w:vAlign w:val="bottom"/>
            <w:hideMark/>
          </w:tcPr>
          <w:p w14:paraId="13C0559B" w14:textId="33E85B4A" w:rsidR="00790726" w:rsidRPr="00560B0B" w:rsidRDefault="00790726" w:rsidP="00790726">
            <w:pPr>
              <w:spacing w:after="0" w:line="240" w:lineRule="auto"/>
              <w:rPr>
                <w:rFonts w:ascii="Calibri" w:eastAsia="Times New Roman" w:hAnsi="Calibri" w:cs="Calibri"/>
                <w:color w:val="000000"/>
                <w:sz w:val="20"/>
                <w:szCs w:val="20"/>
                <w:lang w:eastAsia="en-AU"/>
              </w:rPr>
            </w:pPr>
            <w:commentRangeStart w:id="16"/>
            <w:r w:rsidRPr="00560B0B">
              <w:rPr>
                <w:rFonts w:ascii="Calibri" w:eastAsia="Times New Roman" w:hAnsi="Calibri" w:cs="Calibri"/>
                <w:color w:val="000000"/>
                <w:sz w:val="20"/>
                <w:szCs w:val="20"/>
                <w:lang w:eastAsia="en-AU"/>
              </w:rPr>
              <w:t>UQ</w:t>
            </w:r>
            <w:commentRangeEnd w:id="16"/>
            <w:r>
              <w:rPr>
                <w:rStyle w:val="CommentReference"/>
              </w:rPr>
              <w:commentReference w:id="16"/>
            </w:r>
          </w:p>
        </w:tc>
        <w:tc>
          <w:tcPr>
            <w:tcW w:w="3366" w:type="dxa"/>
            <w:shd w:val="clear" w:color="auto" w:fill="auto"/>
            <w:noWrap/>
            <w:vAlign w:val="bottom"/>
            <w:hideMark/>
          </w:tcPr>
          <w:p w14:paraId="54A0C677"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Lady Elliot Island, Great Barrier Reef, Queensland, Australia</w:t>
            </w:r>
          </w:p>
        </w:tc>
        <w:tc>
          <w:tcPr>
            <w:tcW w:w="851" w:type="dxa"/>
            <w:shd w:val="clear" w:color="auto" w:fill="auto"/>
            <w:noWrap/>
            <w:vAlign w:val="bottom"/>
            <w:hideMark/>
          </w:tcPr>
          <w:p w14:paraId="36EAB50C"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90</w:t>
            </w:r>
          </w:p>
        </w:tc>
        <w:tc>
          <w:tcPr>
            <w:tcW w:w="1134" w:type="dxa"/>
            <w:shd w:val="clear" w:color="auto" w:fill="auto"/>
            <w:noWrap/>
            <w:vAlign w:val="bottom"/>
            <w:hideMark/>
          </w:tcPr>
          <w:p w14:paraId="653063D3"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2014-2014</w:t>
            </w:r>
          </w:p>
        </w:tc>
        <w:tc>
          <w:tcPr>
            <w:tcW w:w="855" w:type="dxa"/>
          </w:tcPr>
          <w:p w14:paraId="04ACD104" w14:textId="6F445E98"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&lt;EndNote&gt;&lt;Cite&gt;&lt;Author&gt;Armstrong&lt;/Author&gt;&lt;Year&gt;2016&lt;/Year&gt;&lt;RecNum&gt;1996&lt;/RecNum&gt;&lt;DisplayText&gt;&lt;style face="superscript"&gt;83&lt;/style&gt;&lt;/DisplayText&gt;&lt;record&gt;&lt;rec-number&gt;1996&lt;/rec-number&gt;&lt;foreign-keys&gt;&lt;key app="EN" db-id="dtzr5pa2kvx9p5e2998x9rap5t09s999sztd" timestamp="1544668999"&gt;1996&lt;/key&gt;&lt;/foreign-keys&gt;&lt;ref-type name="Journal Article"&gt;17&lt;/ref-type&gt;&lt;contributors&gt;&lt;authors&gt;&lt;author&gt;Armstrong, A. O.&lt;/author&gt;&lt;author&gt;Armstrong, A. J.&lt;/author&gt;&lt;author&gt;Jaine, F. R. A.&lt;/author&gt;&lt;author&gt;Couturier, L. I. E.&lt;/author&gt;&lt;author&gt;Fiora, K.&lt;/author&gt;&lt;author&gt;Uribe-Palomino, J.&lt;/author&gt;&lt;author&gt;Weeks, S. J.&lt;/author&gt;&lt;author&gt;Townsend, K. A.&lt;/author&gt;&lt;author&gt;Bennett, M. B.&lt;/author&gt;&lt;author&gt;Richardson, A. J.&lt;/author&gt;&lt;/authors&gt;&lt;/contributors&gt;&lt;titles&gt;&lt;title&gt;Prey Density Threshold and Tidal Influence on Reef Manta Ray Foraging at an Aggregation Site on the Great Barrier Reef&lt;/title&gt;&lt;secondary-title&gt;Plos One&lt;/secondary-title&gt;&lt;/titles&gt;&lt;periodical&gt;&lt;full-title&gt;PLoS ONE&lt;/full-title&gt;&lt;/periodical&gt;&lt;volume&gt;11&lt;/volume&gt;&lt;number&gt;5&lt;/number&gt;&lt;dates&gt;&lt;year&gt;2016&lt;/year&gt;&lt;pub-dates&gt;&lt;date&gt;May&lt;/date&gt;&lt;/pub-dates&gt;&lt;/dates&gt;&lt;isbn&gt;1932-6203&lt;/isbn&gt;&lt;accession-num&gt;WOS:000375676400013&lt;/accession-num&gt;&lt;urls&gt;&lt;related-urls&gt;&lt;url&gt;&amp;lt;Go to ISI&amp;gt;://WOS:000375676400013&lt;/url&gt;&lt;/related-urls&gt;&lt;/urls&gt;&lt;custom7&gt;e0153393&lt;/custom7&gt;&lt;electronic-resource-num&gt;10.1371/journal.pone.0153393&lt;/electronic-resource-num&gt;&lt;/record&gt;&lt;/Cite&gt;&lt;/EndNote&gt;</w:instrText>
            </w:r>
            <w:r w:rsidRPr="00712518">
              <w:rPr>
                <w:rFonts w:ascii="Calibri" w:eastAsia="Times New Roman" w:hAnsi="Calibri" w:cs="Calibri"/>
                <w:color w:val="000000"/>
                <w:sz w:val="20"/>
                <w:szCs w:val="20"/>
                <w:lang w:eastAsia="en-AU"/>
              </w:rPr>
              <w:fldChar w:fldCharType="separate"/>
            </w:r>
            <w:r w:rsidRPr="0019558B">
              <w:rPr>
                <w:rFonts w:ascii="Calibri" w:eastAsia="Times New Roman" w:hAnsi="Calibri" w:cs="Calibri"/>
                <w:noProof/>
                <w:color w:val="000000"/>
                <w:sz w:val="20"/>
                <w:szCs w:val="20"/>
                <w:vertAlign w:val="superscript"/>
                <w:lang w:eastAsia="en-AU"/>
              </w:rPr>
              <w:t>83</w:t>
            </w:r>
            <w:r w:rsidRPr="00712518">
              <w:rPr>
                <w:rFonts w:ascii="Calibri" w:eastAsia="Times New Roman" w:hAnsi="Calibri" w:cs="Calibri"/>
                <w:color w:val="000000"/>
                <w:sz w:val="20"/>
                <w:szCs w:val="20"/>
                <w:lang w:eastAsia="en-AU"/>
              </w:rPr>
              <w:fldChar w:fldCharType="end"/>
            </w:r>
          </w:p>
        </w:tc>
      </w:tr>
      <w:tr w:rsidR="00790726" w:rsidRPr="00560B0B" w14:paraId="2558F915" w14:textId="74DB4AEF" w:rsidTr="00790726">
        <w:trPr>
          <w:trHeight w:val="255"/>
        </w:trPr>
        <w:tc>
          <w:tcPr>
            <w:tcW w:w="920" w:type="dxa"/>
            <w:shd w:val="clear" w:color="auto" w:fill="auto"/>
            <w:noWrap/>
            <w:vAlign w:val="bottom"/>
            <w:hideMark/>
          </w:tcPr>
          <w:p w14:paraId="7F5DFE78" w14:textId="77777777" w:rsidR="00790726" w:rsidRPr="00560B0B" w:rsidRDefault="00790726" w:rsidP="00790726">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P_591</w:t>
            </w:r>
          </w:p>
        </w:tc>
        <w:tc>
          <w:tcPr>
            <w:tcW w:w="3044" w:type="dxa"/>
            <w:shd w:val="clear" w:color="auto" w:fill="auto"/>
            <w:noWrap/>
            <w:vAlign w:val="bottom"/>
            <w:hideMark/>
          </w:tcPr>
          <w:p w14:paraId="53F838BB" w14:textId="77777777" w:rsidR="00790726" w:rsidRPr="00560B0B" w:rsidRDefault="00790726" w:rsidP="00790726">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Moreton Bay, QLD 2009-2012</w:t>
            </w:r>
          </w:p>
        </w:tc>
        <w:tc>
          <w:tcPr>
            <w:tcW w:w="1843" w:type="dxa"/>
            <w:shd w:val="clear" w:color="auto" w:fill="auto"/>
            <w:noWrap/>
            <w:vAlign w:val="bottom"/>
            <w:hideMark/>
          </w:tcPr>
          <w:p w14:paraId="74A53094" w14:textId="77777777" w:rsidR="00790726" w:rsidRPr="00560B0B" w:rsidRDefault="00790726" w:rsidP="00790726">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Sarah Pausina</w:t>
            </w:r>
          </w:p>
        </w:tc>
        <w:tc>
          <w:tcPr>
            <w:tcW w:w="1134" w:type="dxa"/>
            <w:shd w:val="clear" w:color="auto" w:fill="auto"/>
            <w:noWrap/>
            <w:vAlign w:val="bottom"/>
            <w:hideMark/>
          </w:tcPr>
          <w:p w14:paraId="00458505" w14:textId="77777777" w:rsidR="00790726" w:rsidRPr="00560B0B" w:rsidRDefault="00790726" w:rsidP="00790726">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UQ</w:t>
            </w:r>
          </w:p>
        </w:tc>
        <w:tc>
          <w:tcPr>
            <w:tcW w:w="1737" w:type="dxa"/>
            <w:shd w:val="clear" w:color="auto" w:fill="auto"/>
            <w:noWrap/>
            <w:vAlign w:val="bottom"/>
            <w:hideMark/>
          </w:tcPr>
          <w:p w14:paraId="060CCFFC" w14:textId="77777777" w:rsidR="00790726" w:rsidRPr="00560B0B" w:rsidRDefault="00790726" w:rsidP="00790726">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Healthy Waterways ARC LPO883663</w:t>
            </w:r>
          </w:p>
        </w:tc>
        <w:tc>
          <w:tcPr>
            <w:tcW w:w="3366" w:type="dxa"/>
            <w:shd w:val="clear" w:color="auto" w:fill="auto"/>
            <w:noWrap/>
            <w:vAlign w:val="bottom"/>
            <w:hideMark/>
          </w:tcPr>
          <w:p w14:paraId="3493AEBF" w14:textId="77777777" w:rsidR="00790726" w:rsidRPr="00560B0B" w:rsidRDefault="00790726" w:rsidP="00790726">
            <w:pPr>
              <w:spacing w:after="0" w:line="240" w:lineRule="auto"/>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Moreton Bay, Queensland, Australia</w:t>
            </w:r>
          </w:p>
        </w:tc>
        <w:tc>
          <w:tcPr>
            <w:tcW w:w="851" w:type="dxa"/>
            <w:shd w:val="clear" w:color="auto" w:fill="auto"/>
            <w:noWrap/>
            <w:vAlign w:val="bottom"/>
            <w:hideMark/>
          </w:tcPr>
          <w:p w14:paraId="20A3A014" w14:textId="77777777" w:rsidR="00790726" w:rsidRPr="00560B0B" w:rsidRDefault="00790726" w:rsidP="00790726">
            <w:pPr>
              <w:spacing w:after="0" w:line="240" w:lineRule="auto"/>
              <w:jc w:val="right"/>
              <w:rPr>
                <w:rFonts w:ascii="Calibri" w:eastAsia="Times New Roman" w:hAnsi="Calibri" w:cs="Calibri"/>
                <w:color w:val="000000"/>
                <w:sz w:val="20"/>
                <w:szCs w:val="20"/>
                <w:highlight w:val="yellow"/>
                <w:lang w:eastAsia="en-AU"/>
              </w:rPr>
            </w:pPr>
            <w:r w:rsidRPr="00560B0B">
              <w:rPr>
                <w:rFonts w:ascii="Calibri" w:eastAsia="Times New Roman" w:hAnsi="Calibri" w:cs="Calibri"/>
                <w:color w:val="000000"/>
                <w:sz w:val="20"/>
                <w:szCs w:val="20"/>
                <w:highlight w:val="yellow"/>
                <w:lang w:eastAsia="en-AU"/>
              </w:rPr>
              <w:t>89</w:t>
            </w:r>
          </w:p>
        </w:tc>
        <w:tc>
          <w:tcPr>
            <w:tcW w:w="1134" w:type="dxa"/>
            <w:shd w:val="clear" w:color="auto" w:fill="auto"/>
            <w:noWrap/>
            <w:vAlign w:val="bottom"/>
            <w:hideMark/>
          </w:tcPr>
          <w:p w14:paraId="4040E5E3"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highlight w:val="yellow"/>
                <w:lang w:eastAsia="en-AU"/>
              </w:rPr>
              <w:t>2009-2012</w:t>
            </w:r>
          </w:p>
        </w:tc>
        <w:tc>
          <w:tcPr>
            <w:tcW w:w="855" w:type="dxa"/>
          </w:tcPr>
          <w:p w14:paraId="1BD6B3C7" w14:textId="77777777" w:rsidR="00790726" w:rsidRPr="00712518" w:rsidRDefault="00790726" w:rsidP="00790726">
            <w:pPr>
              <w:spacing w:after="0" w:line="240" w:lineRule="auto"/>
              <w:rPr>
                <w:rFonts w:ascii="Calibri" w:eastAsia="Times New Roman" w:hAnsi="Calibri" w:cs="Calibri"/>
                <w:color w:val="000000"/>
                <w:sz w:val="20"/>
                <w:szCs w:val="20"/>
                <w:lang w:eastAsia="en-AU"/>
              </w:rPr>
            </w:pPr>
          </w:p>
        </w:tc>
      </w:tr>
      <w:tr w:rsidR="00790726" w:rsidRPr="00560B0B" w14:paraId="421022B1" w14:textId="16BBA400" w:rsidTr="00790726">
        <w:trPr>
          <w:trHeight w:val="255"/>
        </w:trPr>
        <w:tc>
          <w:tcPr>
            <w:tcW w:w="920" w:type="dxa"/>
            <w:shd w:val="clear" w:color="auto" w:fill="auto"/>
            <w:noWrap/>
            <w:vAlign w:val="bottom"/>
            <w:hideMark/>
          </w:tcPr>
          <w:p w14:paraId="6158652E"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P_1111</w:t>
            </w:r>
          </w:p>
        </w:tc>
        <w:tc>
          <w:tcPr>
            <w:tcW w:w="3044" w:type="dxa"/>
            <w:shd w:val="clear" w:color="auto" w:fill="auto"/>
            <w:noWrap/>
            <w:vAlign w:val="bottom"/>
            <w:hideMark/>
          </w:tcPr>
          <w:p w14:paraId="172E8BA7"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Christmas Island 2006</w:t>
            </w:r>
          </w:p>
        </w:tc>
        <w:tc>
          <w:tcPr>
            <w:tcW w:w="1843" w:type="dxa"/>
            <w:shd w:val="clear" w:color="auto" w:fill="auto"/>
            <w:noWrap/>
            <w:vAlign w:val="bottom"/>
            <w:hideMark/>
          </w:tcPr>
          <w:p w14:paraId="6FB0356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Claire Davies</w:t>
            </w:r>
          </w:p>
        </w:tc>
        <w:tc>
          <w:tcPr>
            <w:tcW w:w="1134" w:type="dxa"/>
            <w:shd w:val="clear" w:color="auto" w:fill="auto"/>
            <w:noWrap/>
            <w:vAlign w:val="bottom"/>
            <w:hideMark/>
          </w:tcPr>
          <w:p w14:paraId="55FD5894"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733C0D63"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61DA972F"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Christmas Island, Indian Ocean</w:t>
            </w:r>
          </w:p>
        </w:tc>
        <w:tc>
          <w:tcPr>
            <w:tcW w:w="851" w:type="dxa"/>
            <w:shd w:val="clear" w:color="auto" w:fill="auto"/>
            <w:noWrap/>
            <w:vAlign w:val="bottom"/>
            <w:hideMark/>
          </w:tcPr>
          <w:p w14:paraId="19E6C89C"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86</w:t>
            </w:r>
          </w:p>
        </w:tc>
        <w:tc>
          <w:tcPr>
            <w:tcW w:w="1134" w:type="dxa"/>
            <w:shd w:val="clear" w:color="auto" w:fill="auto"/>
            <w:noWrap/>
            <w:vAlign w:val="bottom"/>
            <w:hideMark/>
          </w:tcPr>
          <w:p w14:paraId="45AAB6AE"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2005-2006</w:t>
            </w:r>
          </w:p>
        </w:tc>
        <w:tc>
          <w:tcPr>
            <w:tcW w:w="855" w:type="dxa"/>
          </w:tcPr>
          <w:p w14:paraId="378F4B26" w14:textId="7DEA41B2"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&lt;EndNote&gt;&lt;Cite&gt;&lt;Author&gt;Davies&lt;/Author&gt;&lt;Year&gt;2010&lt;/Year&gt;&lt;RecNum&gt;1092&lt;/RecNum&gt;&lt;DisplayText&gt;&lt;style face="superscript"&gt;84&lt;/style&gt;&lt;/DisplayText&gt;&lt;record&gt;&lt;rec-number&gt;1092&lt;/rec-number&gt;&lt;foreign-keys&gt;&lt;key app="EN" db-id="dtzr5pa2kvx9p5e2998x9rap5t09s999sztd" timestamp="1261352101"&gt;1092&lt;/key&gt;&lt;/foreign-keys&gt;&lt;ref-type name="Journal Article"&gt;17&lt;/ref-type&gt;&lt;contributors&gt;&lt;authors&gt;&lt;author&gt;Davies, C&lt;/author&gt;&lt;author&gt;Beckley, L. E.&lt;/author&gt;&lt;/authors&gt;&lt;/contributors&gt;&lt;titles&gt;&lt;title&gt;&lt;style face="normal" font="default" size="100%"&gt;Zooplankton from the inshore waters of Christmas Island (Indian Ocean) with reference to larvae of the red land crab, &lt;/style&gt;&lt;style face="italic" font="default" size="100%"&gt;Gecarcoidea natalis&lt;/style&gt;&lt;/title&gt;&lt;secondary-title&gt;Journal of the Royal Society of Western Australia&lt;/secondary-title&gt;&lt;/titles&gt;&lt;periodical&gt;&lt;full-title&gt;Journal of the Royal Society of Western Australia&lt;/full-title&gt;&lt;/periodical&gt;&lt;pages&gt;43-50&lt;/pages&gt;&lt;volume&gt;93&lt;/volume&gt;&lt;dates&gt;&lt;year&gt;2010&lt;/year&gt;&lt;/dates&gt;&lt;urls&gt;&lt;/urls&gt;&lt;/record&gt;&lt;/Cite&gt;&lt;/EndNote&gt;</w:instrText>
            </w:r>
            <w:r w:rsidRPr="00712518">
              <w:rPr>
                <w:rFonts w:eastAsia="Times New Roman" w:cstheme="minorHAnsi"/>
                <w:color w:val="000000"/>
                <w:sz w:val="20"/>
                <w:szCs w:val="20"/>
                <w:lang w:eastAsia="en-AU"/>
              </w:rPr>
              <w:fldChar w:fldCharType="separate"/>
            </w:r>
            <w:r w:rsidRPr="0019558B">
              <w:rPr>
                <w:rFonts w:eastAsia="Times New Roman" w:cstheme="minorHAnsi"/>
                <w:noProof/>
                <w:color w:val="000000"/>
                <w:sz w:val="20"/>
                <w:szCs w:val="20"/>
                <w:vertAlign w:val="superscript"/>
                <w:lang w:eastAsia="en-AU"/>
              </w:rPr>
              <w:t>84</w:t>
            </w:r>
            <w:r w:rsidRPr="00712518">
              <w:rPr>
                <w:rFonts w:eastAsia="Times New Roman" w:cstheme="minorHAnsi"/>
                <w:color w:val="000000"/>
                <w:sz w:val="20"/>
                <w:szCs w:val="20"/>
                <w:lang w:eastAsia="en-AU"/>
              </w:rPr>
              <w:fldChar w:fldCharType="end"/>
            </w:r>
          </w:p>
        </w:tc>
      </w:tr>
      <w:tr w:rsidR="00790726" w:rsidRPr="00560B0B" w14:paraId="07D490DF" w14:textId="0F42BEA9" w:rsidTr="00790726">
        <w:trPr>
          <w:trHeight w:val="255"/>
        </w:trPr>
        <w:tc>
          <w:tcPr>
            <w:tcW w:w="920" w:type="dxa"/>
            <w:shd w:val="clear" w:color="auto" w:fill="auto"/>
            <w:noWrap/>
            <w:vAlign w:val="bottom"/>
            <w:hideMark/>
          </w:tcPr>
          <w:p w14:paraId="000FB98B"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P_1106</w:t>
            </w:r>
          </w:p>
        </w:tc>
        <w:tc>
          <w:tcPr>
            <w:tcW w:w="3044" w:type="dxa"/>
            <w:shd w:val="clear" w:color="auto" w:fill="auto"/>
            <w:noWrap/>
            <w:vAlign w:val="bottom"/>
            <w:hideMark/>
          </w:tcPr>
          <w:p w14:paraId="764DC9C8"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BIONESS cruises 1992-93</w:t>
            </w:r>
          </w:p>
        </w:tc>
        <w:tc>
          <w:tcPr>
            <w:tcW w:w="1843" w:type="dxa"/>
            <w:shd w:val="clear" w:color="auto" w:fill="auto"/>
            <w:noWrap/>
            <w:vAlign w:val="bottom"/>
            <w:hideMark/>
          </w:tcPr>
          <w:p w14:paraId="2142F80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Jock Young</w:t>
            </w:r>
          </w:p>
        </w:tc>
        <w:tc>
          <w:tcPr>
            <w:tcW w:w="1134" w:type="dxa"/>
            <w:shd w:val="clear" w:color="auto" w:fill="auto"/>
            <w:noWrap/>
            <w:vAlign w:val="bottom"/>
            <w:hideMark/>
          </w:tcPr>
          <w:p w14:paraId="21318A6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04970F79"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32395313"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5C34C9A1"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82</w:t>
            </w:r>
          </w:p>
        </w:tc>
        <w:tc>
          <w:tcPr>
            <w:tcW w:w="1134" w:type="dxa"/>
            <w:shd w:val="clear" w:color="auto" w:fill="auto"/>
            <w:noWrap/>
            <w:vAlign w:val="bottom"/>
            <w:hideMark/>
          </w:tcPr>
          <w:p w14:paraId="70281B7F"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1992-1993</w:t>
            </w:r>
          </w:p>
        </w:tc>
        <w:tc>
          <w:tcPr>
            <w:tcW w:w="855" w:type="dxa"/>
          </w:tcPr>
          <w:p w14:paraId="0E99024F" w14:textId="4EA79134"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fldData xml:space="preserve">PEVuZE5vdGU+PENpdGU+PEF1dGhvcj5Zb3VuZzwvQXV0aG9yPjxZZWFyPjE5OTY8L1llYXI+PFJl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</w:fldData>
              </w:fldChar>
            </w:r>
            <w:r>
              <w:rPr>
                <w:rFonts w:eastAsia="Times New Roman" w:cstheme="minorHAnsi"/>
                <w:color w:val="000000"/>
                <w:sz w:val="20"/>
                <w:szCs w:val="20"/>
                <w:lang w:eastAsia="en-AU"/>
              </w:rPr>
              <w:instrText xml:space="preserve"> ADDIN EN.CITE </w:instrText>
            </w:r>
            <w:r>
              <w:rPr>
                <w:rFonts w:eastAsia="Times New Roman" w:cstheme="minorHAnsi"/>
                <w:color w:val="000000"/>
                <w:sz w:val="20"/>
                <w:szCs w:val="20"/>
                <w:lang w:eastAsia="en-AU"/>
              </w:rPr>
              <w:fldChar w:fldCharType="begin">
                <w:fldData xml:space="preserve">PEVuZE5vdGU+PENpdGU+PEF1dGhvcj5Zb3VuZzwvQXV0aG9yPjxZZWFyPjE5OTY8L1llYXI+PFJl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</w:fldData>
              </w:fldChar>
            </w:r>
            <w:r>
              <w:rPr>
                <w:rFonts w:eastAsia="Times New Roman" w:cstheme="minorHAnsi"/>
                <w:color w:val="000000"/>
                <w:sz w:val="20"/>
                <w:szCs w:val="20"/>
                <w:lang w:eastAsia="en-AU"/>
              </w:rPr>
              <w:instrText xml:space="preserve"> ADDIN EN.CITE.DATA </w:instrText>
            </w:r>
            <w:r>
              <w:rPr>
                <w:rFonts w:eastAsia="Times New Roman" w:cstheme="minorHAnsi"/>
                <w:color w:val="000000"/>
                <w:sz w:val="20"/>
                <w:szCs w:val="20"/>
                <w:lang w:eastAsia="en-AU"/>
              </w:rPr>
            </w:r>
            <w:r>
              <w:rPr>
                <w:rFonts w:eastAsia="Times New Roman" w:cstheme="minorHAnsi"/>
                <w:color w:val="000000"/>
                <w:sz w:val="20"/>
                <w:szCs w:val="20"/>
                <w:lang w:eastAsia="en-AU"/>
              </w:rPr>
              <w:fldChar w:fldCharType="end"/>
            </w:r>
            <w:r w:rsidRPr="00712518">
              <w:rPr>
                <w:rFonts w:eastAsia="Times New Roman" w:cstheme="minorHAnsi"/>
                <w:color w:val="000000"/>
                <w:sz w:val="20"/>
                <w:szCs w:val="20"/>
                <w:lang w:eastAsia="en-AU"/>
              </w:rPr>
            </w:r>
            <w:r w:rsidRPr="00712518">
              <w:rPr>
                <w:rFonts w:eastAsia="Times New Roman" w:cstheme="minorHAnsi"/>
                <w:color w:val="000000"/>
                <w:sz w:val="20"/>
                <w:szCs w:val="20"/>
                <w:lang w:eastAsia="en-AU"/>
              </w:rPr>
              <w:fldChar w:fldCharType="separate"/>
            </w:r>
            <w:r w:rsidRPr="0019558B">
              <w:rPr>
                <w:rFonts w:eastAsia="Times New Roman" w:cstheme="minorHAnsi"/>
                <w:noProof/>
                <w:color w:val="000000"/>
                <w:sz w:val="20"/>
                <w:szCs w:val="20"/>
                <w:vertAlign w:val="superscript"/>
                <w:lang w:eastAsia="en-AU"/>
              </w:rPr>
              <w:t>85</w:t>
            </w:r>
            <w:r w:rsidRPr="00712518">
              <w:rPr>
                <w:rFonts w:eastAsia="Times New Roman" w:cstheme="minorHAnsi"/>
                <w:color w:val="000000"/>
                <w:sz w:val="20"/>
                <w:szCs w:val="20"/>
                <w:lang w:eastAsia="en-AU"/>
              </w:rPr>
              <w:fldChar w:fldCharType="end"/>
            </w:r>
          </w:p>
        </w:tc>
      </w:tr>
      <w:tr w:rsidR="00790726" w:rsidRPr="00560B0B" w14:paraId="3181EA36" w14:textId="1EFA4AEC" w:rsidTr="00790726">
        <w:trPr>
          <w:trHeight w:val="255"/>
        </w:trPr>
        <w:tc>
          <w:tcPr>
            <w:tcW w:w="920" w:type="dxa"/>
            <w:shd w:val="clear" w:color="auto" w:fill="auto"/>
            <w:noWrap/>
            <w:vAlign w:val="bottom"/>
            <w:hideMark/>
          </w:tcPr>
          <w:p w14:paraId="00C6643A"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P_4</w:t>
            </w:r>
          </w:p>
        </w:tc>
        <w:tc>
          <w:tcPr>
            <w:tcW w:w="3044" w:type="dxa"/>
            <w:shd w:val="clear" w:color="auto" w:fill="auto"/>
            <w:noWrap/>
            <w:vAlign w:val="bottom"/>
            <w:hideMark/>
          </w:tcPr>
          <w:p w14:paraId="55FFB4CC"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Darwin Harbour, NT 2002-2004</w:t>
            </w:r>
          </w:p>
        </w:tc>
        <w:tc>
          <w:tcPr>
            <w:tcW w:w="1843" w:type="dxa"/>
            <w:shd w:val="clear" w:color="auto" w:fill="auto"/>
            <w:noWrap/>
            <w:vAlign w:val="bottom"/>
            <w:hideMark/>
          </w:tcPr>
          <w:p w14:paraId="4DC7EB00"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098F2BBB"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548D5869"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D8585D1"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Darwin, Northern Territory, Australia</w:t>
            </w:r>
          </w:p>
        </w:tc>
        <w:tc>
          <w:tcPr>
            <w:tcW w:w="851" w:type="dxa"/>
            <w:shd w:val="clear" w:color="auto" w:fill="auto"/>
            <w:noWrap/>
            <w:vAlign w:val="bottom"/>
            <w:hideMark/>
          </w:tcPr>
          <w:p w14:paraId="166B7C51"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57</w:t>
            </w:r>
          </w:p>
        </w:tc>
        <w:tc>
          <w:tcPr>
            <w:tcW w:w="1134" w:type="dxa"/>
            <w:shd w:val="clear" w:color="auto" w:fill="auto"/>
            <w:noWrap/>
            <w:vAlign w:val="bottom"/>
            <w:hideMark/>
          </w:tcPr>
          <w:p w14:paraId="348CFDA7"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2002-2004</w:t>
            </w:r>
          </w:p>
        </w:tc>
        <w:tc>
          <w:tcPr>
            <w:tcW w:w="855" w:type="dxa"/>
          </w:tcPr>
          <w:p w14:paraId="0318F862" w14:textId="17C70206"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&lt;EndNote&gt;&lt;Cite&gt;&lt;Author&gt;Duggan&lt;/Author&gt;&lt;Year&gt;2008&lt;/Year&gt;&lt;RecNum&gt;1396&lt;/RecNum&gt;&lt;DisplayText&gt;&lt;style face="superscript"&gt;86&lt;/style&gt;&lt;/DisplayText&gt;&lt;record&gt;&lt;rec-number&gt;1396&lt;/rec-number&gt;&lt;foreign-keys&gt;&lt;key app="EN" db-id="dtzr5pa2kvx9p5e2998x9rap5t09s999sztd" timestamp="1431397514"&gt;1396&lt;/key&gt;&lt;/foreign-keys&gt;&lt;ref-type name="Journal Article"&gt;17&lt;/ref-type&gt;&lt;contributors&gt;&lt;authors&gt;&lt;author&gt;Duggan, S.&lt;/author&gt;&lt;author&gt;McKinnon, A. D.&lt;/author&gt;&lt;author&gt;Carleton, J. H.&lt;/author&gt;&lt;/authors&gt;&lt;/contributors&gt;&lt;titles&gt;&lt;title&gt;Zooplankton in an Australian tropical estuary&lt;/title&gt;&lt;secondary-title&gt;Estuaries and Coasts&lt;/secondary-title&gt;&lt;/titles&gt;&lt;periodical&gt;&lt;full-title&gt;Estuaries and Coasts&lt;/full-title&gt;&lt;abbr-1&gt;Estuar Coasts&lt;/abbr-1&gt;&lt;/periodical&gt;&lt;pages&gt;455-467&lt;/pages&gt;&lt;volume&gt;31&lt;/volume&gt;&lt;number&gt;2&lt;/number&gt;&lt;keywords&gt;&lt;keyword&gt;Arthropods&lt;/keyword&gt;&lt;keyword&gt;Crustaceans&lt;/keyword&gt;&lt;keyword&gt;Invertebrates&lt;/keyword&gt;&lt;keyword&gt;Animalia, Arthropoda, Crustacea&lt;/keyword&gt;&lt;/keywords&gt;&lt;dates&gt;&lt;year&gt;2008&lt;/year&gt;&lt;pub-dates&gt;&lt;date&gt;April&lt;/date&gt;&lt;/pub-dates&gt;&lt;/dates&gt;&lt;isbn&gt;1559-2723&lt;/isbn&gt;&lt;accession-num&gt;ZOOREC:ZOOR14408044592&lt;/accession-num&gt;&lt;work-type&gt;Article&lt;/work-type&gt;&lt;urls&gt;&lt;related-urls&gt;&lt;url&gt;&amp;lt;Go to ISI&amp;gt;://ZOOREC:ZOOR14408044592&lt;/url&gt;&lt;/related-urls&gt;&lt;/urls&gt;&lt;language&gt;English&lt;/language&gt;&lt;/record&gt;&lt;/Cite&gt;&lt;/EndNote&gt;</w:instrText>
            </w:r>
            <w:r w:rsidRPr="00712518">
              <w:rPr>
                <w:rFonts w:eastAsia="Times New Roman" w:cstheme="minorHAnsi"/>
                <w:color w:val="000000"/>
                <w:sz w:val="20"/>
                <w:szCs w:val="20"/>
                <w:lang w:eastAsia="en-AU"/>
              </w:rPr>
              <w:fldChar w:fldCharType="separate"/>
            </w:r>
            <w:r w:rsidRPr="0019558B">
              <w:rPr>
                <w:rFonts w:eastAsia="Times New Roman" w:cstheme="minorHAnsi"/>
                <w:noProof/>
                <w:color w:val="000000"/>
                <w:sz w:val="20"/>
                <w:szCs w:val="20"/>
                <w:vertAlign w:val="superscript"/>
                <w:lang w:eastAsia="en-AU"/>
              </w:rPr>
              <w:t>86</w:t>
            </w:r>
            <w:r w:rsidRPr="00712518">
              <w:rPr>
                <w:rFonts w:eastAsia="Times New Roman" w:cstheme="minorHAnsi"/>
                <w:color w:val="000000"/>
                <w:sz w:val="20"/>
                <w:szCs w:val="20"/>
                <w:lang w:eastAsia="en-AU"/>
              </w:rPr>
              <w:fldChar w:fldCharType="end"/>
            </w:r>
          </w:p>
        </w:tc>
      </w:tr>
      <w:tr w:rsidR="00790726" w:rsidRPr="00560B0B" w14:paraId="10AD81A7" w14:textId="6FFD875D" w:rsidTr="00790726">
        <w:trPr>
          <w:trHeight w:val="255"/>
        </w:trPr>
        <w:tc>
          <w:tcPr>
            <w:tcW w:w="920" w:type="dxa"/>
            <w:shd w:val="clear" w:color="auto" w:fill="auto"/>
            <w:noWrap/>
            <w:vAlign w:val="bottom"/>
            <w:hideMark/>
          </w:tcPr>
          <w:p w14:paraId="6002FA7F"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P_1092</w:t>
            </w:r>
          </w:p>
        </w:tc>
        <w:tc>
          <w:tcPr>
            <w:tcW w:w="3044" w:type="dxa"/>
            <w:shd w:val="clear" w:color="auto" w:fill="auto"/>
            <w:noWrap/>
            <w:vAlign w:val="bottom"/>
            <w:hideMark/>
          </w:tcPr>
          <w:p w14:paraId="6D50D504"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DH cruises 1957</w:t>
            </w:r>
          </w:p>
        </w:tc>
        <w:tc>
          <w:tcPr>
            <w:tcW w:w="1843" w:type="dxa"/>
            <w:shd w:val="clear" w:color="auto" w:fill="auto"/>
            <w:noWrap/>
            <w:vAlign w:val="bottom"/>
            <w:hideMark/>
          </w:tcPr>
          <w:p w14:paraId="5108F67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CSIRO_literature</w:t>
            </w:r>
            <w:proofErr w:type="spellEnd"/>
          </w:p>
        </w:tc>
        <w:tc>
          <w:tcPr>
            <w:tcW w:w="1134" w:type="dxa"/>
            <w:shd w:val="clear" w:color="auto" w:fill="auto"/>
            <w:noWrap/>
            <w:vAlign w:val="bottom"/>
            <w:hideMark/>
          </w:tcPr>
          <w:p w14:paraId="5FE3D80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42E318C6"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 O&amp;A Data Centre</w:t>
            </w:r>
          </w:p>
        </w:tc>
        <w:tc>
          <w:tcPr>
            <w:tcW w:w="3366" w:type="dxa"/>
            <w:shd w:val="clear" w:color="auto" w:fill="auto"/>
            <w:noWrap/>
            <w:vAlign w:val="bottom"/>
            <w:hideMark/>
          </w:tcPr>
          <w:p w14:paraId="1D3A3F6B"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East coast of Australia</w:t>
            </w:r>
          </w:p>
        </w:tc>
        <w:tc>
          <w:tcPr>
            <w:tcW w:w="851" w:type="dxa"/>
            <w:shd w:val="clear" w:color="auto" w:fill="auto"/>
            <w:noWrap/>
            <w:vAlign w:val="bottom"/>
            <w:hideMark/>
          </w:tcPr>
          <w:p w14:paraId="5E9FBD64"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44</w:t>
            </w:r>
          </w:p>
        </w:tc>
        <w:tc>
          <w:tcPr>
            <w:tcW w:w="1134" w:type="dxa"/>
            <w:shd w:val="clear" w:color="auto" w:fill="auto"/>
            <w:noWrap/>
            <w:vAlign w:val="bottom"/>
            <w:hideMark/>
          </w:tcPr>
          <w:p w14:paraId="3131972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1957-1957</w:t>
            </w:r>
          </w:p>
        </w:tc>
        <w:tc>
          <w:tcPr>
            <w:tcW w:w="855" w:type="dxa"/>
          </w:tcPr>
          <w:p w14:paraId="6C3EEABA" w14:textId="3CF21917"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&lt;EndNote&gt;&lt;Cite&gt;&lt;Author&gt;CSIRO&lt;/Author&gt;&lt;Year&gt;1959&lt;/Year&gt;&lt;RecNum&gt;1920&lt;/RecNum&gt;&lt;DisplayText&gt;&lt;style face="superscript"&gt;87&lt;/style&gt;&lt;/DisplayText&gt;&lt;record&gt;&lt;rec-number&gt;1920&lt;/rec-number&gt;&lt;foreign-keys&gt;&lt;key app="EN" db-id="dtzr5pa2kvx9p5e2998x9rap5t09s999sztd" timestamp="1529304329"&gt;1920&lt;/key&gt;&lt;/foreign-keys&gt;&lt;ref-type name="Report"&gt;27&lt;/ref-type&gt;&lt;contributors&gt;&lt;authors&gt;&lt;author&gt;CSIRO&lt;/author&gt;&lt;/authors&gt;&lt;tertiary-authors&gt;&lt;author&gt;CSIRO&lt;/author&gt;&lt;/tertiary-authors&gt;&lt;/contributors&gt;&lt;titles&gt;&lt;title&gt;F.R.V. Derwent Hunter. Scientific report of Cruises 13/57-16/57. Report  21&lt;/title&gt;&lt;secondary-title&gt;Report of Division of Fisheries and Oceanography&lt;/secondary-title&gt;&lt;/titles&gt;&lt;volume&gt;21&lt;/volume&gt;&lt;keywords&gt;&lt;keyword&gt;Fisheries and Oceanography&lt;/keyword&gt;&lt;keyword&gt;%M Marine: 301&lt;/keyword&gt;&lt;/keywords&gt;&lt;dates&gt;&lt;year&gt;1959&lt;/year&gt;&lt;/dates&gt;&lt;publisher&gt;CSIRO Division of Fisheries and Oceanography&lt;/publisher&gt;&lt;urls&gt;&lt;/urls&gt;&lt;language&gt;eng&lt;/language&gt;&lt;/record&gt;&lt;/Cite&gt;&lt;/EndNote&gt;</w:instrText>
            </w:r>
            <w:r w:rsidRPr="00712518">
              <w:rPr>
                <w:rFonts w:eastAsia="Times New Roman" w:cstheme="minorHAnsi"/>
                <w:color w:val="000000"/>
                <w:sz w:val="20"/>
                <w:szCs w:val="20"/>
                <w:lang w:eastAsia="en-AU"/>
              </w:rPr>
              <w:fldChar w:fldCharType="separate"/>
            </w:r>
            <w:r w:rsidRPr="0019558B">
              <w:rPr>
                <w:rFonts w:eastAsia="Times New Roman" w:cstheme="minorHAnsi"/>
                <w:noProof/>
                <w:color w:val="000000"/>
                <w:sz w:val="20"/>
                <w:szCs w:val="20"/>
                <w:vertAlign w:val="superscript"/>
                <w:lang w:eastAsia="en-AU"/>
              </w:rPr>
              <w:t>87</w:t>
            </w:r>
            <w:r w:rsidRPr="00712518">
              <w:rPr>
                <w:rFonts w:eastAsia="Times New Roman" w:cstheme="minorHAnsi"/>
                <w:color w:val="000000"/>
                <w:sz w:val="20"/>
                <w:szCs w:val="20"/>
                <w:lang w:eastAsia="en-AU"/>
              </w:rPr>
              <w:fldChar w:fldCharType="end"/>
            </w:r>
          </w:p>
        </w:tc>
      </w:tr>
      <w:tr w:rsidR="00790726" w:rsidRPr="00560B0B" w14:paraId="5606D78E" w14:textId="44BFE0B9" w:rsidTr="00790726">
        <w:trPr>
          <w:trHeight w:val="255"/>
        </w:trPr>
        <w:tc>
          <w:tcPr>
            <w:tcW w:w="920" w:type="dxa"/>
            <w:shd w:val="clear" w:color="auto" w:fill="auto"/>
            <w:noWrap/>
            <w:vAlign w:val="bottom"/>
            <w:hideMark/>
          </w:tcPr>
          <w:p w14:paraId="6B539053"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P_15</w:t>
            </w:r>
          </w:p>
        </w:tc>
        <w:tc>
          <w:tcPr>
            <w:tcW w:w="3044" w:type="dxa"/>
            <w:shd w:val="clear" w:color="auto" w:fill="auto"/>
            <w:noWrap/>
            <w:vAlign w:val="bottom"/>
            <w:hideMark/>
          </w:tcPr>
          <w:p w14:paraId="7FD4A3E1"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GBR, QLD 2000-2002</w:t>
            </w:r>
          </w:p>
        </w:tc>
        <w:tc>
          <w:tcPr>
            <w:tcW w:w="1843" w:type="dxa"/>
            <w:shd w:val="clear" w:color="auto" w:fill="auto"/>
            <w:noWrap/>
            <w:vAlign w:val="bottom"/>
            <w:hideMark/>
          </w:tcPr>
          <w:p w14:paraId="1B9FE5F4"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 xml:space="preserve">David </w:t>
            </w:r>
            <w:proofErr w:type="spellStart"/>
            <w:r w:rsidRPr="00560B0B">
              <w:rPr>
                <w:rFonts w:ascii="Calibri" w:eastAsia="Times New Roman" w:hAnsi="Calibri" w:cs="Calibri"/>
                <w:color w:val="000000"/>
                <w:sz w:val="20"/>
                <w:szCs w:val="20"/>
                <w:lang w:eastAsia="en-AU"/>
              </w:rPr>
              <w:t>Mckinnon</w:t>
            </w:r>
            <w:proofErr w:type="spellEnd"/>
          </w:p>
        </w:tc>
        <w:tc>
          <w:tcPr>
            <w:tcW w:w="1134" w:type="dxa"/>
            <w:shd w:val="clear" w:color="auto" w:fill="auto"/>
            <w:noWrap/>
            <w:vAlign w:val="bottom"/>
            <w:hideMark/>
          </w:tcPr>
          <w:p w14:paraId="604574D1"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AIMS</w:t>
            </w:r>
          </w:p>
        </w:tc>
        <w:tc>
          <w:tcPr>
            <w:tcW w:w="1737" w:type="dxa"/>
            <w:shd w:val="clear" w:color="auto" w:fill="auto"/>
            <w:noWrap/>
            <w:vAlign w:val="bottom"/>
            <w:hideMark/>
          </w:tcPr>
          <w:p w14:paraId="639F5216"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721CFFDD"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Barrier Reef, Queensland, Australia</w:t>
            </w:r>
          </w:p>
        </w:tc>
        <w:tc>
          <w:tcPr>
            <w:tcW w:w="851" w:type="dxa"/>
            <w:shd w:val="clear" w:color="auto" w:fill="auto"/>
            <w:noWrap/>
            <w:vAlign w:val="bottom"/>
            <w:hideMark/>
          </w:tcPr>
          <w:p w14:paraId="5D90B460"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42</w:t>
            </w:r>
          </w:p>
        </w:tc>
        <w:tc>
          <w:tcPr>
            <w:tcW w:w="1134" w:type="dxa"/>
            <w:shd w:val="clear" w:color="auto" w:fill="auto"/>
            <w:noWrap/>
            <w:vAlign w:val="bottom"/>
            <w:hideMark/>
          </w:tcPr>
          <w:p w14:paraId="1364A0B8"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2000-2002</w:t>
            </w:r>
          </w:p>
        </w:tc>
        <w:tc>
          <w:tcPr>
            <w:tcW w:w="855" w:type="dxa"/>
          </w:tcPr>
          <w:p w14:paraId="101CFC7E" w14:textId="3C26DD25"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&lt;EndNote&gt;&lt;Cite&gt;&lt;Author&gt;Mckinnon&lt;/Author&gt;&lt;Year&gt;2005&lt;/Year&gt;&lt;RecNum&gt;1223&lt;/RecNum&gt;&lt;DisplayText&gt;&lt;style face="superscript"&gt;88&lt;/style&gt;&lt;/DisplayText&gt;&lt;record&gt;&lt;rec-number&gt;1223&lt;/rec-number&gt;&lt;foreign-keys&gt;&lt;key app="EN" db-id="dtzr5pa2kvx9p5e2998x9rap5t09s999sztd" timestamp="1359946460"&gt;1223&lt;/key&gt;&lt;/foreign-keys&gt;&lt;ref-type name="Journal Article"&gt;17&lt;/ref-type&gt;&lt;contributors&gt;&lt;authors&gt;&lt;author&gt;Mckinnon, A. D.&lt;/author&gt;&lt;author&gt;Duggan, S.&lt;/author&gt;&lt;author&gt;De&amp;apos;ath, G.&lt;/author&gt;&lt;/authors&gt;&lt;/contributors&gt;&lt;titles&gt;&lt;title&gt;Mesozooplankton dynamics in nearshore waters of the Great Barrier Reef&lt;/title&gt;&lt;secondary-title&gt;Estuarine, Coastal and Shelf Science&lt;/secondary-title&gt;&lt;/titles&gt;&lt;periodical&gt;&lt;full-title&gt;Estuarine, Coastal and Shelf Science&lt;/full-title&gt;&lt;/periodical&gt;&lt;pages&gt;497-511&lt;/pages&gt;&lt;volume&gt;63&lt;/volume&gt;&lt;number&gt;4&lt;/number&gt;&lt;dates&gt;&lt;year&gt;2005&lt;/year&gt;&lt;/dates&gt;&lt;publisher&gt;Academic Press in association with the Estuarine and Brackish-water Sciences Association&lt;/publisher&gt;&lt;isbn&gt;0272-7714&lt;/isbn&gt;&lt;accession-num&gt;ZOOREC:ZOOR14110058283&lt;/accession-num&gt;&lt;urls&gt;&lt;related-urls&gt;&lt;url&gt;&amp;lt;Go to ISI&amp;gt;://ZOOREC:ZOOR14110058283&lt;/url&gt;&lt;/related-urls&gt;&lt;/urls&gt;&lt;electronic-resource-num&gt;10.1016/j.ecss.2004.12.011&lt;/electronic-resource-num&gt;&lt;/record&gt;&lt;/Cite&gt;&lt;/EndNote&gt;</w:instrText>
            </w:r>
            <w:r w:rsidRPr="00712518">
              <w:rPr>
                <w:rFonts w:eastAsia="Times New Roman" w:cstheme="minorHAnsi"/>
                <w:color w:val="000000"/>
                <w:sz w:val="20"/>
                <w:szCs w:val="20"/>
                <w:lang w:eastAsia="en-AU"/>
              </w:rPr>
              <w:fldChar w:fldCharType="separate"/>
            </w:r>
            <w:r w:rsidRPr="0019558B">
              <w:rPr>
                <w:rFonts w:eastAsia="Times New Roman" w:cstheme="minorHAnsi"/>
                <w:noProof/>
                <w:color w:val="000000"/>
                <w:sz w:val="20"/>
                <w:szCs w:val="20"/>
                <w:vertAlign w:val="superscript"/>
                <w:lang w:eastAsia="en-AU"/>
              </w:rPr>
              <w:t>88</w:t>
            </w:r>
            <w:r w:rsidRPr="00712518">
              <w:rPr>
                <w:rFonts w:eastAsia="Times New Roman" w:cstheme="minorHAnsi"/>
                <w:color w:val="000000"/>
                <w:sz w:val="20"/>
                <w:szCs w:val="20"/>
                <w:lang w:eastAsia="en-AU"/>
              </w:rPr>
              <w:fldChar w:fldCharType="end"/>
            </w:r>
          </w:p>
        </w:tc>
      </w:tr>
      <w:tr w:rsidR="00790726" w:rsidRPr="00560B0B" w14:paraId="30DDF687" w14:textId="430F14BC" w:rsidTr="00790726">
        <w:trPr>
          <w:trHeight w:val="255"/>
        </w:trPr>
        <w:tc>
          <w:tcPr>
            <w:tcW w:w="920" w:type="dxa"/>
            <w:shd w:val="clear" w:color="auto" w:fill="auto"/>
            <w:noWrap/>
            <w:vAlign w:val="bottom"/>
            <w:hideMark/>
          </w:tcPr>
          <w:p w14:paraId="5F88572C"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P_1108</w:t>
            </w:r>
          </w:p>
        </w:tc>
        <w:tc>
          <w:tcPr>
            <w:tcW w:w="3044" w:type="dxa"/>
            <w:shd w:val="clear" w:color="auto" w:fill="auto"/>
            <w:noWrap/>
            <w:vAlign w:val="bottom"/>
            <w:hideMark/>
          </w:tcPr>
          <w:p w14:paraId="0C85251B"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JGOFS 1992-93</w:t>
            </w:r>
          </w:p>
        </w:tc>
        <w:tc>
          <w:tcPr>
            <w:tcW w:w="1843" w:type="dxa"/>
            <w:shd w:val="clear" w:color="auto" w:fill="auto"/>
            <w:noWrap/>
            <w:vAlign w:val="bottom"/>
            <w:hideMark/>
          </w:tcPr>
          <w:p w14:paraId="6AED226C"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134" w:type="dxa"/>
            <w:shd w:val="clear" w:color="auto" w:fill="auto"/>
            <w:noWrap/>
            <w:vAlign w:val="bottom"/>
            <w:hideMark/>
          </w:tcPr>
          <w:p w14:paraId="264E6A1E"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2949D57F"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10901F63"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North coast of Australia</w:t>
            </w:r>
          </w:p>
        </w:tc>
        <w:tc>
          <w:tcPr>
            <w:tcW w:w="851" w:type="dxa"/>
            <w:shd w:val="clear" w:color="auto" w:fill="auto"/>
            <w:noWrap/>
            <w:vAlign w:val="bottom"/>
            <w:hideMark/>
          </w:tcPr>
          <w:p w14:paraId="0410DFED"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42</w:t>
            </w:r>
          </w:p>
        </w:tc>
        <w:tc>
          <w:tcPr>
            <w:tcW w:w="1134" w:type="dxa"/>
            <w:shd w:val="clear" w:color="auto" w:fill="auto"/>
            <w:noWrap/>
            <w:vAlign w:val="bottom"/>
            <w:hideMark/>
          </w:tcPr>
          <w:p w14:paraId="166B3B1A"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1992-1993</w:t>
            </w:r>
          </w:p>
        </w:tc>
        <w:tc>
          <w:tcPr>
            <w:tcW w:w="855" w:type="dxa"/>
          </w:tcPr>
          <w:p w14:paraId="349B5B85" w14:textId="0973172E"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&lt;EndNote&gt;&lt;Cite&gt;&lt;Author&gt;CSIRO&lt;/Author&gt;&lt;Year&gt;2000&lt;/Year&gt;&lt;RecNum&gt;1995&lt;/RecNum&gt;&lt;DisplayText&gt;&lt;style face="superscript"&gt;89&lt;/style&gt;&lt;/DisplayText&gt;&lt;record&gt;&lt;rec-number&gt;1995&lt;/rec-number&gt;&lt;foreign-keys&gt;&lt;key app="EN" db-id="dtzr5pa2kvx9p5e2998x9rap5t09s999sztd" timestamp="1544668892"&gt;1995&lt;/key&gt;&lt;/foreign-keys&gt;&lt;ref-type name="Web Page"&gt;12&lt;/ref-type&gt;&lt;contributors&gt;&lt;authors&gt;&lt;author&gt;CSIRO&lt;/author&gt;&lt;/authors&gt;&lt;/contributors&gt;&lt;titles&gt;&lt;title&gt;Australian Equatorial JGOFS Dataset&lt;/title&gt;&lt;/titles&gt;&lt;volume&gt;2018&lt;/volume&gt;&lt;dates&gt;&lt;year&gt;2000&lt;/year&gt;&lt;/dates&gt;&lt;pub-location&gt;Hobart, Tasmania, Australia&lt;/pub-location&gt;&lt;publisher&gt;CSIRO Division of Marine Research&lt;/publisher&gt;&lt;urls&gt;&lt;related-urls&gt;&lt;url&gt;http://www.marine.csiro.au/datacentre/JGOFSweb/inventory/index.htm&lt;/url&gt;&lt;/related-urls&gt;&lt;/urls&gt;&lt;/record&gt;&lt;/Cite&gt;&lt;/EndNote&gt;</w:instrText>
            </w:r>
            <w:r w:rsidRPr="00712518">
              <w:rPr>
                <w:rFonts w:ascii="Calibri" w:eastAsia="Times New Roman" w:hAnsi="Calibri" w:cs="Calibri"/>
                <w:color w:val="000000"/>
                <w:sz w:val="20"/>
                <w:szCs w:val="20"/>
                <w:lang w:eastAsia="en-AU"/>
              </w:rPr>
              <w:fldChar w:fldCharType="separate"/>
            </w:r>
            <w:r w:rsidRPr="0019558B">
              <w:rPr>
                <w:rFonts w:ascii="Calibri" w:eastAsia="Times New Roman" w:hAnsi="Calibri" w:cs="Calibri"/>
                <w:noProof/>
                <w:color w:val="000000"/>
                <w:sz w:val="20"/>
                <w:szCs w:val="20"/>
                <w:vertAlign w:val="superscript"/>
                <w:lang w:eastAsia="en-AU"/>
              </w:rPr>
              <w:t>89</w:t>
            </w:r>
            <w:r w:rsidRPr="00712518">
              <w:rPr>
                <w:rFonts w:ascii="Calibri" w:eastAsia="Times New Roman" w:hAnsi="Calibri" w:cs="Calibri"/>
                <w:color w:val="000000"/>
                <w:sz w:val="20"/>
                <w:szCs w:val="20"/>
                <w:lang w:eastAsia="en-AU"/>
              </w:rPr>
              <w:fldChar w:fldCharType="end"/>
            </w:r>
          </w:p>
        </w:tc>
      </w:tr>
      <w:tr w:rsidR="00790726" w:rsidRPr="00560B0B" w14:paraId="76097B37" w14:textId="4712D462" w:rsidTr="00790726">
        <w:trPr>
          <w:trHeight w:val="255"/>
        </w:trPr>
        <w:tc>
          <w:tcPr>
            <w:tcW w:w="920" w:type="dxa"/>
            <w:shd w:val="clear" w:color="auto" w:fill="auto"/>
            <w:noWrap/>
            <w:vAlign w:val="bottom"/>
            <w:hideMark/>
          </w:tcPr>
          <w:p w14:paraId="4E4769E4"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P_1143</w:t>
            </w:r>
          </w:p>
        </w:tc>
        <w:tc>
          <w:tcPr>
            <w:tcW w:w="3044" w:type="dxa"/>
            <w:shd w:val="clear" w:color="auto" w:fill="auto"/>
            <w:noWrap/>
            <w:vAlign w:val="bottom"/>
            <w:hideMark/>
          </w:tcPr>
          <w:p w14:paraId="24B6294B"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GAB 2004-05</w:t>
            </w:r>
          </w:p>
        </w:tc>
        <w:tc>
          <w:tcPr>
            <w:tcW w:w="1843" w:type="dxa"/>
            <w:shd w:val="clear" w:color="auto" w:fill="auto"/>
            <w:noWrap/>
            <w:vAlign w:val="bottom"/>
            <w:hideMark/>
          </w:tcPr>
          <w:p w14:paraId="7B5AF770"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Paul van Ruth</w:t>
            </w:r>
          </w:p>
        </w:tc>
        <w:tc>
          <w:tcPr>
            <w:tcW w:w="1134" w:type="dxa"/>
            <w:shd w:val="clear" w:color="auto" w:fill="auto"/>
            <w:noWrap/>
            <w:vAlign w:val="bottom"/>
            <w:hideMark/>
          </w:tcPr>
          <w:p w14:paraId="6BD371AE"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SARDI</w:t>
            </w:r>
          </w:p>
        </w:tc>
        <w:tc>
          <w:tcPr>
            <w:tcW w:w="1737" w:type="dxa"/>
            <w:shd w:val="clear" w:color="auto" w:fill="auto"/>
            <w:noWrap/>
            <w:vAlign w:val="bottom"/>
            <w:hideMark/>
          </w:tcPr>
          <w:p w14:paraId="29BD12EE"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SARDI</w:t>
            </w:r>
          </w:p>
        </w:tc>
        <w:tc>
          <w:tcPr>
            <w:tcW w:w="3366" w:type="dxa"/>
            <w:shd w:val="clear" w:color="auto" w:fill="auto"/>
            <w:noWrap/>
            <w:vAlign w:val="bottom"/>
            <w:hideMark/>
          </w:tcPr>
          <w:p w14:paraId="558BEB88"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Great Australian Bight, Australia</w:t>
            </w:r>
          </w:p>
        </w:tc>
        <w:tc>
          <w:tcPr>
            <w:tcW w:w="851" w:type="dxa"/>
            <w:shd w:val="clear" w:color="auto" w:fill="auto"/>
            <w:noWrap/>
            <w:vAlign w:val="bottom"/>
            <w:hideMark/>
          </w:tcPr>
          <w:p w14:paraId="73D7ADA6"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39</w:t>
            </w:r>
          </w:p>
        </w:tc>
        <w:tc>
          <w:tcPr>
            <w:tcW w:w="1134" w:type="dxa"/>
            <w:shd w:val="clear" w:color="auto" w:fill="auto"/>
            <w:noWrap/>
            <w:vAlign w:val="bottom"/>
            <w:hideMark/>
          </w:tcPr>
          <w:p w14:paraId="342DB310"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2004-2005</w:t>
            </w:r>
          </w:p>
        </w:tc>
        <w:tc>
          <w:tcPr>
            <w:tcW w:w="855" w:type="dxa"/>
          </w:tcPr>
          <w:p w14:paraId="386A8FFD" w14:textId="0FF1EEE5"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&lt;EndNote&gt;&lt;Cite&gt;&lt;Author&gt;van Ruth&lt;/Author&gt;&lt;Year&gt;2009&lt;/Year&gt;&lt;RecNum&gt;1935&lt;/RecNum&gt;&lt;DisplayText&gt;&lt;style face="superscript"&gt;90&lt;/style&gt;&lt;/DisplayText&gt;&lt;record&gt;&lt;rec-number&gt;1935&lt;/rec-number&gt;&lt;foreign-keys&gt;&lt;key app="EN" db-id="dtzr5pa2kvx9p5e2998x9rap5t09s999sztd" timestamp="1529374287"&gt;1935&lt;/key&gt;&lt;/foreign-keys&gt;&lt;ref-type name="Thesis"&gt;32&lt;/ref-type&gt;&lt;contributors&gt;&lt;authors&gt;&lt;author&gt;van Ruth, P.D.&lt;/author&gt;&lt;/authors&gt;&lt;/contributors&gt;&lt;titles&gt;&lt;title&gt;Spatial and temporal variation in primary and secondary productivity in the easten Great Australian Bight&lt;/title&gt;&lt;secondary-title&gt;School of Earth and Environmental Sciences&lt;/secondary-title&gt;&lt;/titles&gt;&lt;pages&gt;192&lt;/pages&gt;&lt;volume&gt;Phd&lt;/volume&gt;&lt;dates&gt;&lt;year&gt;2009&lt;/year&gt;&lt;/dates&gt;&lt;publisher&gt;University of Adelaide&lt;/publisher&gt;&lt;urls&gt;&lt;/urls&gt;&lt;/record&gt;&lt;/Cite&gt;&lt;/EndNote&gt;</w:instrText>
            </w:r>
            <w:r w:rsidRPr="00712518">
              <w:rPr>
                <w:rFonts w:eastAsia="Times New Roman" w:cstheme="minorHAnsi"/>
                <w:color w:val="000000"/>
                <w:sz w:val="20"/>
                <w:szCs w:val="20"/>
                <w:lang w:eastAsia="en-AU"/>
              </w:rPr>
              <w:fldChar w:fldCharType="separate"/>
            </w:r>
            <w:r w:rsidRPr="0019558B">
              <w:rPr>
                <w:rFonts w:eastAsia="Times New Roman" w:cstheme="minorHAnsi"/>
                <w:noProof/>
                <w:color w:val="000000"/>
                <w:sz w:val="20"/>
                <w:szCs w:val="20"/>
                <w:vertAlign w:val="superscript"/>
                <w:lang w:eastAsia="en-AU"/>
              </w:rPr>
              <w:t>90</w:t>
            </w:r>
            <w:r w:rsidRPr="00712518">
              <w:rPr>
                <w:rFonts w:eastAsia="Times New Roman" w:cstheme="minorHAnsi"/>
                <w:color w:val="000000"/>
                <w:sz w:val="20"/>
                <w:szCs w:val="20"/>
                <w:lang w:eastAsia="en-AU"/>
              </w:rPr>
              <w:fldChar w:fldCharType="end"/>
            </w:r>
          </w:p>
        </w:tc>
      </w:tr>
      <w:tr w:rsidR="00790726" w:rsidRPr="00560B0B" w14:paraId="1B7B5DC9" w14:textId="6B22B553" w:rsidTr="00790726">
        <w:trPr>
          <w:trHeight w:val="255"/>
        </w:trPr>
        <w:tc>
          <w:tcPr>
            <w:tcW w:w="920" w:type="dxa"/>
            <w:shd w:val="clear" w:color="auto" w:fill="auto"/>
            <w:noWrap/>
            <w:vAlign w:val="bottom"/>
            <w:hideMark/>
          </w:tcPr>
          <w:p w14:paraId="64C8E397"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P_1110</w:t>
            </w:r>
          </w:p>
        </w:tc>
        <w:tc>
          <w:tcPr>
            <w:tcW w:w="3044" w:type="dxa"/>
            <w:shd w:val="clear" w:color="auto" w:fill="auto"/>
            <w:noWrap/>
            <w:vAlign w:val="bottom"/>
            <w:hideMark/>
          </w:tcPr>
          <w:p w14:paraId="09D00661"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GOC &amp; GAB 1965 &amp; 1968</w:t>
            </w:r>
          </w:p>
        </w:tc>
        <w:tc>
          <w:tcPr>
            <w:tcW w:w="1843" w:type="dxa"/>
            <w:shd w:val="clear" w:color="auto" w:fill="auto"/>
            <w:noWrap/>
            <w:vAlign w:val="bottom"/>
            <w:hideMark/>
          </w:tcPr>
          <w:p w14:paraId="0C9167A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Motoda</w:t>
            </w:r>
            <w:proofErr w:type="spellEnd"/>
          </w:p>
        </w:tc>
        <w:tc>
          <w:tcPr>
            <w:tcW w:w="2871" w:type="dxa"/>
            <w:gridSpan w:val="2"/>
            <w:shd w:val="clear" w:color="auto" w:fill="auto"/>
            <w:noWrap/>
            <w:vAlign w:val="bottom"/>
            <w:hideMark/>
          </w:tcPr>
          <w:p w14:paraId="4141E574"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Hokkaido University</w:t>
            </w:r>
          </w:p>
        </w:tc>
        <w:tc>
          <w:tcPr>
            <w:tcW w:w="3366" w:type="dxa"/>
            <w:shd w:val="clear" w:color="auto" w:fill="auto"/>
            <w:noWrap/>
            <w:vAlign w:val="bottom"/>
            <w:hideMark/>
          </w:tcPr>
          <w:p w14:paraId="180C7C0B"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Gulf of Carpentaria  &amp; Great Australian Bight, Australia</w:t>
            </w:r>
          </w:p>
        </w:tc>
        <w:tc>
          <w:tcPr>
            <w:tcW w:w="851" w:type="dxa"/>
            <w:shd w:val="clear" w:color="auto" w:fill="auto"/>
            <w:noWrap/>
            <w:vAlign w:val="bottom"/>
            <w:hideMark/>
          </w:tcPr>
          <w:p w14:paraId="31FF70DD"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38</w:t>
            </w:r>
          </w:p>
        </w:tc>
        <w:tc>
          <w:tcPr>
            <w:tcW w:w="1134" w:type="dxa"/>
            <w:shd w:val="clear" w:color="auto" w:fill="auto"/>
            <w:noWrap/>
            <w:vAlign w:val="bottom"/>
            <w:hideMark/>
          </w:tcPr>
          <w:p w14:paraId="2F9990F9"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1965-1968</w:t>
            </w:r>
          </w:p>
        </w:tc>
        <w:tc>
          <w:tcPr>
            <w:tcW w:w="855" w:type="dxa"/>
          </w:tcPr>
          <w:p w14:paraId="2D9317E1" w14:textId="1124FCC0" w:rsidR="00790726" w:rsidRPr="00712518" w:rsidRDefault="00790726" w:rsidP="00790726">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Pr>
                <w:rFonts w:eastAsia="Times New Roman" w:cstheme="minorHAnsi"/>
                <w:color w:val="000000"/>
                <w:sz w:val="20"/>
                <w:szCs w:val="20"/>
                <w:lang w:eastAsia="en-AU"/>
              </w:rPr>
              <w:instrText xml:space="preserve"> ADDIN EN.CITE &lt;EndNote&gt;&lt;Cite&gt;&lt;Author&gt;Motoda&lt;/Author&gt;&lt;Year&gt;1978&lt;/Year&gt;&lt;RecNum&gt;1669&lt;/RecNum&gt;&lt;DisplayText&gt;&lt;style face="superscript"&gt;91&lt;/style&gt;&lt;/DisplayText&gt;&lt;record&gt;&lt;rec-number&gt;1669&lt;/rec-number&gt;&lt;foreign-keys&gt;&lt;key app="EN" db-id="dtzr5pa2kvx9p5e2998x9rap5t09s999sztd" timestamp="1433317428"&gt;1669&lt;/key&gt;&lt;/foreign-keys&gt;&lt;ref-type name="Journal Article"&gt;17&lt;/ref-type&gt;&lt;contributors&gt;&lt;authors&gt;&lt;author&gt;Motoda, S.&lt;/author&gt;&lt;author&gt;Kawamura, T.&lt;/author&gt;&lt;author&gt;Taniguchi, A.&lt;/author&gt;&lt;/authors&gt;&lt;/contributors&gt;&lt;titles&gt;&lt;title&gt;Differences in productivities between the Great Australian Bight and the Gulf of Carpentaria, in summer&lt;/title&gt;&lt;secondary-title&gt;Marine Biology (Berlin)&lt;/secondary-title&gt;&lt;/titles&gt;&lt;periodical&gt;&lt;full-title&gt;Marine Biology (Berlin)&lt;/full-title&gt;&lt;abbr-1&gt;Mar Biol (Berl)&lt;/abbr-1&gt;&lt;/periodical&gt;&lt;pages&gt;93-99&lt;/pages&gt;&lt;volume&gt;46&lt;/volume&gt;&lt;number&gt;2&lt;/number&gt;&lt;keywords&gt;&lt;keyword&gt;Protozoans&lt;/keyword&gt;&lt;keyword&gt;Animalia, Protozoa&lt;/keyword&gt;&lt;/keywords&gt;&lt;dates&gt;&lt;year&gt;1978&lt;/year&gt;&lt;pub-dates&gt;&lt;date&gt;1978&lt;/date&gt;&lt;/pub-dates&gt;&lt;/dates&gt;&lt;isbn&gt;0025-3162&lt;/isbn&gt;&lt;accession-num&gt;ZOOREC:ZOOR11500001018&lt;/accession-num&gt;&lt;work-type&gt;Article&lt;/work-type&gt;&lt;urls&gt;&lt;related-urls&gt;&lt;url&gt;&amp;lt;Go to ISI&amp;gt;://ZOOREC:ZOOR11500001018&lt;/url&gt;&lt;/related-urls&gt;&lt;/urls&gt;&lt;electronic-resource-num&gt;10.1007/bf00391524&lt;/electronic-resource-num&gt;&lt;/record&gt;&lt;/Cite&gt;&lt;/EndNote&gt;</w:instrText>
            </w:r>
            <w:r w:rsidRPr="00712518">
              <w:rPr>
                <w:rFonts w:eastAsia="Times New Roman" w:cstheme="minorHAnsi"/>
                <w:color w:val="000000"/>
                <w:sz w:val="20"/>
                <w:szCs w:val="20"/>
                <w:lang w:eastAsia="en-AU"/>
              </w:rPr>
              <w:fldChar w:fldCharType="separate"/>
            </w:r>
            <w:r w:rsidRPr="0019558B">
              <w:rPr>
                <w:rFonts w:eastAsia="Times New Roman" w:cstheme="minorHAnsi"/>
                <w:noProof/>
                <w:color w:val="000000"/>
                <w:sz w:val="20"/>
                <w:szCs w:val="20"/>
                <w:vertAlign w:val="superscript"/>
                <w:lang w:eastAsia="en-AU"/>
              </w:rPr>
              <w:t>91</w:t>
            </w:r>
            <w:r w:rsidRPr="00712518">
              <w:rPr>
                <w:rFonts w:eastAsia="Times New Roman" w:cstheme="minorHAnsi"/>
                <w:color w:val="000000"/>
                <w:sz w:val="20"/>
                <w:szCs w:val="20"/>
                <w:lang w:eastAsia="en-AU"/>
              </w:rPr>
              <w:fldChar w:fldCharType="end"/>
            </w:r>
          </w:p>
        </w:tc>
      </w:tr>
      <w:tr w:rsidR="00790726" w:rsidRPr="00560B0B" w14:paraId="498F4A48" w14:textId="7F07EDC6" w:rsidTr="00790726">
        <w:trPr>
          <w:trHeight w:val="255"/>
        </w:trPr>
        <w:tc>
          <w:tcPr>
            <w:tcW w:w="920" w:type="dxa"/>
            <w:shd w:val="clear" w:color="auto" w:fill="auto"/>
            <w:noWrap/>
            <w:vAlign w:val="bottom"/>
            <w:hideMark/>
          </w:tcPr>
          <w:p w14:paraId="66C9B591"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P_1115</w:t>
            </w:r>
          </w:p>
        </w:tc>
        <w:tc>
          <w:tcPr>
            <w:tcW w:w="3044" w:type="dxa"/>
            <w:shd w:val="clear" w:color="auto" w:fill="auto"/>
            <w:noWrap/>
            <w:vAlign w:val="bottom"/>
            <w:hideMark/>
          </w:tcPr>
          <w:p w14:paraId="63477BCD"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Marmion Lagoon, WA 2007-08</w:t>
            </w:r>
          </w:p>
        </w:tc>
        <w:tc>
          <w:tcPr>
            <w:tcW w:w="1843" w:type="dxa"/>
            <w:shd w:val="clear" w:color="auto" w:fill="auto"/>
            <w:noWrap/>
            <w:vAlign w:val="bottom"/>
            <w:hideMark/>
          </w:tcPr>
          <w:p w14:paraId="4865588A" w14:textId="7AF07FC9" w:rsidR="00790726" w:rsidRPr="00712518" w:rsidRDefault="003F1FBC" w:rsidP="003F1FBC">
            <w:pPr>
              <w:spacing w:after="0" w:line="240" w:lineRule="auto"/>
              <w:rPr>
                <w:rFonts w:ascii="Calibri" w:eastAsia="Times New Roman" w:hAnsi="Calibri" w:cs="Calibri"/>
                <w:color w:val="000000"/>
                <w:sz w:val="20"/>
                <w:szCs w:val="20"/>
                <w:highlight w:val="yellow"/>
                <w:lang w:eastAsia="en-AU"/>
              </w:rPr>
            </w:pPr>
            <w:r>
              <w:rPr>
                <w:rFonts w:ascii="Calibri" w:eastAsia="Times New Roman" w:hAnsi="Calibri" w:cs="Calibri"/>
                <w:color w:val="000000"/>
                <w:sz w:val="20"/>
                <w:szCs w:val="20"/>
                <w:highlight w:val="yellow"/>
                <w:lang w:eastAsia="en-AU"/>
              </w:rPr>
              <w:t>Joanna Str</w:t>
            </w:r>
            <w:r w:rsidR="00790726" w:rsidRPr="00712518">
              <w:rPr>
                <w:rFonts w:ascii="Calibri" w:eastAsia="Times New Roman" w:hAnsi="Calibri" w:cs="Calibri"/>
                <w:color w:val="000000"/>
                <w:sz w:val="20"/>
                <w:szCs w:val="20"/>
                <w:highlight w:val="yellow"/>
                <w:lang w:eastAsia="en-AU"/>
              </w:rPr>
              <w:t>z</w:t>
            </w:r>
            <w:r>
              <w:rPr>
                <w:rFonts w:ascii="Calibri" w:eastAsia="Times New Roman" w:hAnsi="Calibri" w:cs="Calibri"/>
                <w:color w:val="000000"/>
                <w:sz w:val="20"/>
                <w:szCs w:val="20"/>
                <w:highlight w:val="yellow"/>
                <w:lang w:eastAsia="en-AU"/>
              </w:rPr>
              <w:t>e</w:t>
            </w:r>
            <w:r w:rsidR="00790726" w:rsidRPr="00712518">
              <w:rPr>
                <w:rFonts w:ascii="Calibri" w:eastAsia="Times New Roman" w:hAnsi="Calibri" w:cs="Calibri"/>
                <w:color w:val="000000"/>
                <w:sz w:val="20"/>
                <w:szCs w:val="20"/>
                <w:highlight w:val="yellow"/>
                <w:lang w:eastAsia="en-AU"/>
              </w:rPr>
              <w:t>lecki</w:t>
            </w:r>
          </w:p>
        </w:tc>
        <w:tc>
          <w:tcPr>
            <w:tcW w:w="1134" w:type="dxa"/>
            <w:shd w:val="clear" w:color="auto" w:fill="auto"/>
            <w:noWrap/>
            <w:vAlign w:val="bottom"/>
            <w:hideMark/>
          </w:tcPr>
          <w:p w14:paraId="730283A4"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CSIRO</w:t>
            </w:r>
          </w:p>
        </w:tc>
        <w:tc>
          <w:tcPr>
            <w:tcW w:w="1737" w:type="dxa"/>
            <w:shd w:val="clear" w:color="auto" w:fill="auto"/>
            <w:noWrap/>
            <w:vAlign w:val="bottom"/>
            <w:hideMark/>
          </w:tcPr>
          <w:p w14:paraId="42811ECB"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6E872118"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Mid-west coast of Australia</w:t>
            </w:r>
          </w:p>
        </w:tc>
        <w:tc>
          <w:tcPr>
            <w:tcW w:w="851" w:type="dxa"/>
            <w:shd w:val="clear" w:color="auto" w:fill="auto"/>
            <w:noWrap/>
            <w:vAlign w:val="bottom"/>
            <w:hideMark/>
          </w:tcPr>
          <w:p w14:paraId="510D7D45" w14:textId="77777777" w:rsidR="00790726" w:rsidRPr="00712518" w:rsidRDefault="00790726" w:rsidP="00790726">
            <w:pPr>
              <w:spacing w:after="0" w:line="240" w:lineRule="auto"/>
              <w:jc w:val="right"/>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38</w:t>
            </w:r>
          </w:p>
        </w:tc>
        <w:tc>
          <w:tcPr>
            <w:tcW w:w="1134" w:type="dxa"/>
            <w:shd w:val="clear" w:color="auto" w:fill="auto"/>
            <w:noWrap/>
            <w:vAlign w:val="bottom"/>
            <w:hideMark/>
          </w:tcPr>
          <w:p w14:paraId="0D8B9B1C"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highlight w:val="yellow"/>
                <w:lang w:eastAsia="en-AU"/>
              </w:rPr>
              <w:t>2007-2008</w:t>
            </w:r>
          </w:p>
        </w:tc>
        <w:tc>
          <w:tcPr>
            <w:tcW w:w="855" w:type="dxa"/>
          </w:tcPr>
          <w:p w14:paraId="6E39B95E" w14:textId="5BA05DA3" w:rsidR="00790726" w:rsidRPr="00712518" w:rsidRDefault="00BB5D04" w:rsidP="00BB5D04">
            <w:pPr>
              <w:spacing w:after="0" w:line="240" w:lineRule="auto"/>
              <w:rPr>
                <w:rFonts w:ascii="Calibri" w:eastAsia="Times New Roman" w:hAnsi="Calibri" w:cs="Calibri"/>
                <w:color w:val="000000"/>
                <w:sz w:val="20"/>
                <w:szCs w:val="20"/>
                <w:lang w:eastAsia="en-AU"/>
              </w:rPr>
            </w:pPr>
            <w:r>
              <w:rPr>
                <w:rFonts w:ascii="Calibri" w:eastAsia="Times New Roman" w:hAnsi="Calibri" w:cs="Calibri"/>
                <w:color w:val="000000"/>
                <w:sz w:val="20"/>
                <w:szCs w:val="20"/>
                <w:lang w:eastAsia="en-AU"/>
              </w:rPr>
              <w:fldChar w:fldCharType="begin"/>
            </w:r>
            <w:r>
              <w:rPr>
                <w:rFonts w:ascii="Calibri" w:eastAsia="Times New Roman" w:hAnsi="Calibri" w:cs="Calibri"/>
                <w:color w:val="000000"/>
                <w:sz w:val="20"/>
                <w:szCs w:val="20"/>
                <w:lang w:eastAsia="en-AU"/>
              </w:rPr>
              <w:instrText xml:space="preserve"> ADDIN EN.CITE &lt;EndNote&gt;&lt;Cite&gt;&lt;Author&gt;Thompson&lt;/Author&gt;&lt;Year&gt;2011&lt;/Year&gt;&lt;RecNum&gt;2003&lt;/RecNum&gt;&lt;DisplayText&gt;&lt;style face="superscript"&gt;92&lt;/style&gt;&lt;/DisplayText&gt;&lt;record&gt;&lt;rec-number&gt;2003&lt;/rec-number&gt;&lt;foreign-keys&gt;&lt;key app="EN" db-id="dtzr5pa2kvx9p5e2998x9rap5t09s999sztd" timestamp="1548738160"&gt;2003&lt;/key&gt;&lt;/foreign-keys&gt;&lt;ref-type name="Book Section"&gt;5&lt;/ref-type&gt;&lt;contributors&gt;&lt;authors&gt;&lt;author&gt;Thompson, P.&lt;/author&gt;&lt;author&gt;Lourey, M.&lt;/author&gt;&lt;author&gt;Strzelecki, J.&lt;/author&gt;&lt;author&gt;Wild-Allen, K.&lt;/author&gt;&lt;author&gt;McLaughlin, J.&lt;/author&gt;&lt;/authors&gt;&lt;secondary-authors&gt;&lt;author&gt;Keesing, J.&lt;/author&gt;&lt;/secondary-authors&gt;&lt;/contributors&gt;&lt;titles&gt;&lt;title&gt;Chapter 3.2 Continental Shelf Pelagic Ecosystem Biology in WAMSI Node 1 Project 1.&lt;/title&gt;&lt;secondary-title&gt;Final report. Southwest Australian Coastal Biogeochemistry&lt;/secondary-title&gt;&lt;/titles&gt;&lt;dates&gt;&lt;year&gt;2011&lt;/year&gt;&lt;/dates&gt;&lt;pub-location&gt;Australia&lt;/pub-location&gt;&lt;publisher&gt;CSIRO&lt;/publisher&gt;&lt;urls&gt;&lt;/urls&gt;&lt;/record&gt;&lt;/Cite&gt;&lt;/EndNote&gt;</w:instrText>
            </w:r>
            <w:r>
              <w:rPr>
                <w:rFonts w:ascii="Calibri" w:eastAsia="Times New Roman" w:hAnsi="Calibri" w:cs="Calibri"/>
                <w:color w:val="000000"/>
                <w:sz w:val="20"/>
                <w:szCs w:val="20"/>
                <w:lang w:eastAsia="en-AU"/>
              </w:rPr>
              <w:fldChar w:fldCharType="separate"/>
            </w:r>
            <w:r w:rsidRPr="00BB5D04">
              <w:rPr>
                <w:rFonts w:ascii="Calibri" w:eastAsia="Times New Roman" w:hAnsi="Calibri" w:cs="Calibri"/>
                <w:noProof/>
                <w:color w:val="000000"/>
                <w:sz w:val="20"/>
                <w:szCs w:val="20"/>
                <w:vertAlign w:val="superscript"/>
                <w:lang w:eastAsia="en-AU"/>
              </w:rPr>
              <w:t>92</w:t>
            </w:r>
            <w:r>
              <w:rPr>
                <w:rFonts w:ascii="Calibri" w:eastAsia="Times New Roman" w:hAnsi="Calibri" w:cs="Calibri"/>
                <w:color w:val="000000"/>
                <w:sz w:val="20"/>
                <w:szCs w:val="20"/>
                <w:lang w:eastAsia="en-AU"/>
              </w:rPr>
              <w:fldChar w:fldCharType="end"/>
            </w:r>
          </w:p>
        </w:tc>
      </w:tr>
      <w:tr w:rsidR="00790726" w:rsidRPr="00560B0B" w14:paraId="30E35CCF" w14:textId="37892F7A" w:rsidTr="00790726">
        <w:trPr>
          <w:trHeight w:val="255"/>
        </w:trPr>
        <w:tc>
          <w:tcPr>
            <w:tcW w:w="920" w:type="dxa"/>
            <w:shd w:val="clear" w:color="auto" w:fill="auto"/>
            <w:noWrap/>
            <w:vAlign w:val="bottom"/>
            <w:hideMark/>
          </w:tcPr>
          <w:p w14:paraId="19218061"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P_3</w:t>
            </w:r>
          </w:p>
        </w:tc>
        <w:tc>
          <w:tcPr>
            <w:tcW w:w="3044" w:type="dxa"/>
            <w:shd w:val="clear" w:color="auto" w:fill="auto"/>
            <w:noWrap/>
            <w:vAlign w:val="bottom"/>
            <w:hideMark/>
          </w:tcPr>
          <w:p w14:paraId="3546C302"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roofErr w:type="spellStart"/>
            <w:r w:rsidRPr="00560B0B">
              <w:rPr>
                <w:rFonts w:ascii="Calibri" w:eastAsia="Times New Roman" w:hAnsi="Calibri" w:cs="Calibri"/>
                <w:color w:val="000000"/>
                <w:sz w:val="20"/>
                <w:szCs w:val="20"/>
                <w:lang w:eastAsia="en-AU"/>
              </w:rPr>
              <w:t>Ramu</w:t>
            </w:r>
            <w:proofErr w:type="spellEnd"/>
            <w:r w:rsidRPr="00560B0B">
              <w:rPr>
                <w:rFonts w:ascii="Calibri" w:eastAsia="Times New Roman" w:hAnsi="Calibri" w:cs="Calibri"/>
                <w:color w:val="000000"/>
                <w:sz w:val="20"/>
                <w:szCs w:val="20"/>
                <w:lang w:eastAsia="en-AU"/>
              </w:rPr>
              <w:t>, PNG 2009</w:t>
            </w:r>
          </w:p>
        </w:tc>
        <w:tc>
          <w:tcPr>
            <w:tcW w:w="1843" w:type="dxa"/>
            <w:shd w:val="clear" w:color="auto" w:fill="auto"/>
            <w:noWrap/>
            <w:vAlign w:val="bottom"/>
            <w:hideMark/>
          </w:tcPr>
          <w:p w14:paraId="76B3FF49"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Anthony Richardson</w:t>
            </w:r>
          </w:p>
        </w:tc>
        <w:tc>
          <w:tcPr>
            <w:tcW w:w="1134" w:type="dxa"/>
            <w:shd w:val="clear" w:color="auto" w:fill="auto"/>
            <w:noWrap/>
            <w:vAlign w:val="bottom"/>
            <w:hideMark/>
          </w:tcPr>
          <w:p w14:paraId="7255925F"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57DD3448"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5C2B8C0A"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Papua New Guinea</w:t>
            </w:r>
          </w:p>
        </w:tc>
        <w:tc>
          <w:tcPr>
            <w:tcW w:w="851" w:type="dxa"/>
            <w:shd w:val="clear" w:color="auto" w:fill="auto"/>
            <w:noWrap/>
            <w:vAlign w:val="bottom"/>
            <w:hideMark/>
          </w:tcPr>
          <w:p w14:paraId="0DA84C54"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34</w:t>
            </w:r>
          </w:p>
        </w:tc>
        <w:tc>
          <w:tcPr>
            <w:tcW w:w="1134" w:type="dxa"/>
            <w:shd w:val="clear" w:color="auto" w:fill="auto"/>
            <w:noWrap/>
            <w:vAlign w:val="bottom"/>
            <w:hideMark/>
          </w:tcPr>
          <w:p w14:paraId="0C84ED30"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2009-2009</w:t>
            </w:r>
          </w:p>
        </w:tc>
        <w:tc>
          <w:tcPr>
            <w:tcW w:w="855" w:type="dxa"/>
          </w:tcPr>
          <w:p w14:paraId="24EF3D8E" w14:textId="11541579" w:rsidR="00790726" w:rsidRPr="00712518" w:rsidRDefault="00790726" w:rsidP="00BB5D04">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BB5D04">
              <w:rPr>
                <w:rFonts w:ascii="Calibri" w:eastAsia="Times New Roman" w:hAnsi="Calibri" w:cs="Calibri"/>
                <w:color w:val="000000"/>
                <w:sz w:val="20"/>
                <w:szCs w:val="20"/>
                <w:lang w:eastAsia="en-AU"/>
              </w:rPr>
              <w:instrText xml:space="preserve"> ADDIN EN.CITE &lt;EndNote&gt;&lt;Cite&gt;&lt;Author&gt;Dennis&lt;/Author&gt;&lt;Year&gt;2009&lt;/Year&gt;&lt;RecNum&gt;1993&lt;/RecNum&gt;&lt;DisplayText&gt;&lt;style face="superscript"&gt;93&lt;/style&gt;&lt;/DisplayText&gt;&lt;record&gt;&lt;rec-number&gt;1993&lt;/rec-number&gt;&lt;foreign-keys&gt;&lt;key app="EN" db-id="dtzr5pa2kvx9p5e2998x9rap5t09s999sztd" timestamp="1544668621"&gt;1993&lt;/key&gt;&lt;/foreign-keys&gt;&lt;ref-type name="Report"&gt;27&lt;/ref-type&gt;&lt;contributors&gt;&lt;authors&gt;&lt;author&gt;Dennis, D.&lt;/author&gt;&lt;author&gt;Fry, G.&lt;/author&gt;&lt;author&gt;Coman, F.&lt;/author&gt;&lt;author&gt;Cannard, T.&lt;/author&gt;&lt;author&gt;Pendrey, R.&lt;/author&gt;&lt;author&gt;Haywood, M. &lt;/author&gt;&lt;author&gt;Venables, B.&lt;/author&gt;&lt;author&gt;Brewer, D.&lt;/author&gt;&lt;author&gt;Moesendeder, C.&lt;/author&gt;&lt;author&gt;Apte, S.&lt;/author&gt;&lt;author&gt;Hales, L.&lt;/author&gt;&lt;author&gt;Jung, R.&lt;/author&gt;&lt;author&gt;Jarolimek, C &lt;/author&gt;&lt;/authors&gt;&lt;tertiary-authors&gt;&lt;author&gt;CSIRO Marine and Atmospheric Research&lt;/author&gt;&lt;/tertiary-authors&gt;&lt;/contributors&gt;&lt;titles&gt;&lt;title&gt;Baseline assessment of the status of the tropical marine benthic and pelagic communities adjacent to and distant from the nickel/cobalt refinery site at Basamuk, PNG. Final Report for Ramu NiCo Management Ltd.Commericial-in-confidence.&lt;/title&gt;&lt;/titles&gt;&lt;pages&gt;208&lt;/pages&gt;&lt;dates&gt;&lt;year&gt;2009&lt;/year&gt;&lt;/dates&gt;&lt;pub-location&gt;Australia&lt;/pub-location&gt;&lt;publisher&gt;CSIRO Marine and Atmospheric Research&lt;/publisher&gt;&lt;urls&gt;&lt;/urls&gt;&lt;/record&gt;&lt;/Cite&gt;&lt;/EndNote&gt;</w:instrText>
            </w:r>
            <w:r w:rsidRPr="00712518">
              <w:rPr>
                <w:rFonts w:ascii="Calibri" w:eastAsia="Times New Roman" w:hAnsi="Calibri" w:cs="Calibri"/>
                <w:color w:val="000000"/>
                <w:sz w:val="20"/>
                <w:szCs w:val="20"/>
                <w:lang w:eastAsia="en-AU"/>
              </w:rPr>
              <w:fldChar w:fldCharType="separate"/>
            </w:r>
            <w:r w:rsidR="00BB5D04" w:rsidRPr="00BB5D04">
              <w:rPr>
                <w:rFonts w:ascii="Calibri" w:eastAsia="Times New Roman" w:hAnsi="Calibri" w:cs="Calibri"/>
                <w:noProof/>
                <w:color w:val="000000"/>
                <w:sz w:val="20"/>
                <w:szCs w:val="20"/>
                <w:vertAlign w:val="superscript"/>
                <w:lang w:eastAsia="en-AU"/>
              </w:rPr>
              <w:t>93</w:t>
            </w:r>
            <w:r w:rsidRPr="00712518">
              <w:rPr>
                <w:rFonts w:ascii="Calibri" w:eastAsia="Times New Roman" w:hAnsi="Calibri" w:cs="Calibri"/>
                <w:color w:val="000000"/>
                <w:sz w:val="20"/>
                <w:szCs w:val="20"/>
                <w:lang w:eastAsia="en-AU"/>
              </w:rPr>
              <w:fldChar w:fldCharType="end"/>
            </w:r>
          </w:p>
        </w:tc>
      </w:tr>
      <w:tr w:rsidR="00790726" w:rsidRPr="00560B0B" w14:paraId="61EC8BA8" w14:textId="09192916" w:rsidTr="00790726">
        <w:trPr>
          <w:trHeight w:val="255"/>
        </w:trPr>
        <w:tc>
          <w:tcPr>
            <w:tcW w:w="920" w:type="dxa"/>
            <w:shd w:val="clear" w:color="auto" w:fill="auto"/>
            <w:noWrap/>
            <w:vAlign w:val="bottom"/>
            <w:hideMark/>
          </w:tcPr>
          <w:p w14:paraId="1D6C3D07"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P_11</w:t>
            </w:r>
          </w:p>
        </w:tc>
        <w:tc>
          <w:tcPr>
            <w:tcW w:w="3044" w:type="dxa"/>
            <w:shd w:val="clear" w:color="auto" w:fill="auto"/>
            <w:noWrap/>
            <w:vAlign w:val="bottom"/>
            <w:hideMark/>
          </w:tcPr>
          <w:p w14:paraId="5C6E087D"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Eddies off WA 2003</w:t>
            </w:r>
          </w:p>
        </w:tc>
        <w:tc>
          <w:tcPr>
            <w:tcW w:w="1843" w:type="dxa"/>
            <w:shd w:val="clear" w:color="auto" w:fill="auto"/>
            <w:noWrap/>
            <w:vAlign w:val="bottom"/>
            <w:hideMark/>
          </w:tcPr>
          <w:p w14:paraId="0448802D"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Joanna Strzelecki</w:t>
            </w:r>
          </w:p>
        </w:tc>
        <w:tc>
          <w:tcPr>
            <w:tcW w:w="1134" w:type="dxa"/>
            <w:shd w:val="clear" w:color="auto" w:fill="auto"/>
            <w:noWrap/>
            <w:vAlign w:val="bottom"/>
            <w:hideMark/>
          </w:tcPr>
          <w:p w14:paraId="6C69ECE0"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CSIRO</w:t>
            </w:r>
          </w:p>
        </w:tc>
        <w:tc>
          <w:tcPr>
            <w:tcW w:w="1737" w:type="dxa"/>
            <w:shd w:val="clear" w:color="auto" w:fill="auto"/>
            <w:noWrap/>
            <w:vAlign w:val="bottom"/>
            <w:hideMark/>
          </w:tcPr>
          <w:p w14:paraId="36B145DC"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9D1E5C2"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Mid-west coast of Australia</w:t>
            </w:r>
          </w:p>
        </w:tc>
        <w:tc>
          <w:tcPr>
            <w:tcW w:w="851" w:type="dxa"/>
            <w:shd w:val="clear" w:color="auto" w:fill="auto"/>
            <w:noWrap/>
            <w:vAlign w:val="bottom"/>
            <w:hideMark/>
          </w:tcPr>
          <w:p w14:paraId="14681F57"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16</w:t>
            </w:r>
          </w:p>
        </w:tc>
        <w:tc>
          <w:tcPr>
            <w:tcW w:w="1134" w:type="dxa"/>
            <w:shd w:val="clear" w:color="auto" w:fill="auto"/>
            <w:noWrap/>
            <w:vAlign w:val="bottom"/>
            <w:hideMark/>
          </w:tcPr>
          <w:p w14:paraId="79871A9A"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2003-2003</w:t>
            </w:r>
          </w:p>
        </w:tc>
        <w:tc>
          <w:tcPr>
            <w:tcW w:w="855" w:type="dxa"/>
          </w:tcPr>
          <w:p w14:paraId="2549E2D2" w14:textId="32AEF382" w:rsidR="00790726" w:rsidRPr="00712518" w:rsidRDefault="00790726" w:rsidP="00BB5D04">
            <w:pPr>
              <w:spacing w:after="0" w:line="240" w:lineRule="auto"/>
              <w:rPr>
                <w:rFonts w:ascii="Calibri" w:eastAsia="Times New Roman" w:hAnsi="Calibri" w:cs="Calibri"/>
                <w:color w:val="000000"/>
                <w:sz w:val="20"/>
                <w:szCs w:val="20"/>
                <w:lang w:eastAsia="en-AU"/>
              </w:rPr>
            </w:pPr>
            <w:r w:rsidRPr="00712518">
              <w:rPr>
                <w:rFonts w:eastAsia="Times New Roman" w:cstheme="minorHAnsi"/>
                <w:color w:val="000000"/>
                <w:sz w:val="20"/>
                <w:szCs w:val="20"/>
                <w:lang w:eastAsia="en-AU"/>
              </w:rPr>
              <w:fldChar w:fldCharType="begin"/>
            </w:r>
            <w:r w:rsidR="00BB5D04">
              <w:rPr>
                <w:rFonts w:eastAsia="Times New Roman" w:cstheme="minorHAnsi"/>
                <w:color w:val="000000"/>
                <w:sz w:val="20"/>
                <w:szCs w:val="20"/>
                <w:lang w:eastAsia="en-AU"/>
              </w:rPr>
              <w:instrText xml:space="preserve"> ADDIN EN.CITE &lt;EndNote&gt;&lt;Cite&gt;&lt;Author&gt;Strzelecki&lt;/Author&gt;&lt;Year&gt;2007&lt;/Year&gt;&lt;RecNum&gt;1032&lt;/RecNum&gt;&lt;DisplayText&gt;&lt;style face="superscript"&gt;94&lt;/style&gt;&lt;/DisplayText&gt;&lt;record&gt;&lt;rec-number&gt;1032&lt;/rec-number&gt;&lt;foreign-keys&gt;&lt;key app="EN" db-id="dtzr5pa2kvx9p5e2998x9rap5t09s999sztd" timestamp="1249954051"&gt;1032&lt;/key&gt;&lt;/foreign-keys&gt;&lt;ref-type name="Journal Article"&gt;17&lt;/ref-type&gt;&lt;contributors&gt;&lt;authors&gt;&lt;author&gt;Strzelecki, J.&lt;/author&gt;&lt;author&gt;Koslow, J. A.&lt;/author&gt;&lt;author&gt;Waite, A.&lt;/author&gt;&lt;/authors&gt;&lt;/contributors&gt;&lt;titles&gt;&lt;title&gt;Comparison of mesozooplankton communities from a pair of warm- and cold-core eddies off the coast of Western Australia&lt;/title&gt;&lt;secondary-title&gt;Deep-Sea Research Part Ii-Topical Studies in Oceanography&lt;/secondary-title&gt;&lt;/titles&gt;&lt;periodical&gt;&lt;full-title&gt;Deep-Sea Research Part Ii-Topical Studies in Oceanography&lt;/full-title&gt;&lt;/periodical&gt;&lt;pages&gt;1103-1112&lt;/pages&gt;&lt;volume&gt;54&lt;/volume&gt;&lt;dates&gt;&lt;year&gt;2007&lt;/year&gt;&lt;/dates&gt;&lt;isbn&gt;0967-0645&lt;/isbn&gt;&lt;accession-num&gt;WOS:000249806100018&lt;/accession-num&gt;&lt;urls&gt;&lt;related-urls&gt;&lt;url&gt;&amp;lt;Go to ISI&amp;gt;://WOS:000249806100018&lt;/url&gt;&lt;/related-urls&gt;&lt;/urls&gt;&lt;electronic-resource-num&gt;10.1016/j.dsr2.2007.02.004&lt;/electronic-resource-num&gt;&lt;/record&gt;&lt;/Cite&gt;&lt;/EndNote&gt;</w:instrText>
            </w:r>
            <w:r w:rsidRPr="00712518">
              <w:rPr>
                <w:rFonts w:eastAsia="Times New Roman" w:cstheme="minorHAnsi"/>
                <w:color w:val="000000"/>
                <w:sz w:val="20"/>
                <w:szCs w:val="20"/>
                <w:lang w:eastAsia="en-AU"/>
              </w:rPr>
              <w:fldChar w:fldCharType="separate"/>
            </w:r>
            <w:r w:rsidR="00BB5D04" w:rsidRPr="00BB5D04">
              <w:rPr>
                <w:rFonts w:eastAsia="Times New Roman" w:cstheme="minorHAnsi"/>
                <w:noProof/>
                <w:color w:val="000000"/>
                <w:sz w:val="20"/>
                <w:szCs w:val="20"/>
                <w:vertAlign w:val="superscript"/>
                <w:lang w:eastAsia="en-AU"/>
              </w:rPr>
              <w:t>94</w:t>
            </w:r>
            <w:r w:rsidRPr="00712518">
              <w:rPr>
                <w:rFonts w:eastAsia="Times New Roman" w:cstheme="minorHAnsi"/>
                <w:color w:val="000000"/>
                <w:sz w:val="20"/>
                <w:szCs w:val="20"/>
                <w:lang w:eastAsia="en-AU"/>
              </w:rPr>
              <w:fldChar w:fldCharType="end"/>
            </w:r>
          </w:p>
        </w:tc>
      </w:tr>
      <w:tr w:rsidR="00790726" w:rsidRPr="00560B0B" w14:paraId="68633F9F" w14:textId="1E8F641D" w:rsidTr="00790726">
        <w:trPr>
          <w:trHeight w:val="255"/>
        </w:trPr>
        <w:tc>
          <w:tcPr>
            <w:tcW w:w="920" w:type="dxa"/>
            <w:shd w:val="clear" w:color="auto" w:fill="auto"/>
            <w:noWrap/>
            <w:vAlign w:val="bottom"/>
            <w:hideMark/>
          </w:tcPr>
          <w:p w14:paraId="4AB68BCA"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P_16</w:t>
            </w:r>
          </w:p>
        </w:tc>
        <w:tc>
          <w:tcPr>
            <w:tcW w:w="3044" w:type="dxa"/>
            <w:shd w:val="clear" w:color="auto" w:fill="auto"/>
            <w:noWrap/>
            <w:vAlign w:val="bottom"/>
            <w:hideMark/>
          </w:tcPr>
          <w:p w14:paraId="581DA377"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Arafura Sea, 2011</w:t>
            </w:r>
          </w:p>
        </w:tc>
        <w:tc>
          <w:tcPr>
            <w:tcW w:w="1843" w:type="dxa"/>
            <w:shd w:val="clear" w:color="auto" w:fill="auto"/>
            <w:noWrap/>
            <w:vAlign w:val="bottom"/>
            <w:hideMark/>
          </w:tcPr>
          <w:p w14:paraId="0414F954"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 xml:space="preserve">David </w:t>
            </w:r>
            <w:proofErr w:type="spellStart"/>
            <w:r w:rsidRPr="00712518">
              <w:rPr>
                <w:rFonts w:ascii="Calibri" w:eastAsia="Times New Roman" w:hAnsi="Calibri" w:cs="Calibri"/>
                <w:color w:val="000000"/>
                <w:sz w:val="20"/>
                <w:szCs w:val="20"/>
                <w:highlight w:val="yellow"/>
                <w:lang w:eastAsia="en-AU"/>
              </w:rPr>
              <w:t>Mckinnon</w:t>
            </w:r>
            <w:proofErr w:type="spellEnd"/>
          </w:p>
        </w:tc>
        <w:tc>
          <w:tcPr>
            <w:tcW w:w="1134" w:type="dxa"/>
            <w:shd w:val="clear" w:color="auto" w:fill="auto"/>
            <w:noWrap/>
            <w:vAlign w:val="bottom"/>
            <w:hideMark/>
          </w:tcPr>
          <w:p w14:paraId="33ADD0FA"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AIMS</w:t>
            </w:r>
          </w:p>
        </w:tc>
        <w:tc>
          <w:tcPr>
            <w:tcW w:w="1737" w:type="dxa"/>
            <w:shd w:val="clear" w:color="auto" w:fill="auto"/>
            <w:noWrap/>
            <w:vAlign w:val="bottom"/>
            <w:hideMark/>
          </w:tcPr>
          <w:p w14:paraId="2E36C8E9"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06C64E11"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Arafura Sea, Australia</w:t>
            </w:r>
          </w:p>
        </w:tc>
        <w:tc>
          <w:tcPr>
            <w:tcW w:w="851" w:type="dxa"/>
            <w:shd w:val="clear" w:color="auto" w:fill="auto"/>
            <w:noWrap/>
            <w:vAlign w:val="bottom"/>
            <w:hideMark/>
          </w:tcPr>
          <w:p w14:paraId="00AD973B" w14:textId="77777777" w:rsidR="00790726" w:rsidRPr="00712518" w:rsidRDefault="00790726" w:rsidP="00790726">
            <w:pPr>
              <w:spacing w:after="0" w:line="240" w:lineRule="auto"/>
              <w:jc w:val="right"/>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11</w:t>
            </w:r>
          </w:p>
        </w:tc>
        <w:tc>
          <w:tcPr>
            <w:tcW w:w="1134" w:type="dxa"/>
            <w:shd w:val="clear" w:color="auto" w:fill="auto"/>
            <w:noWrap/>
            <w:vAlign w:val="bottom"/>
            <w:hideMark/>
          </w:tcPr>
          <w:p w14:paraId="1E8F56A0"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highlight w:val="yellow"/>
                <w:lang w:eastAsia="en-AU"/>
              </w:rPr>
              <w:t>2011-2011</w:t>
            </w:r>
          </w:p>
        </w:tc>
        <w:tc>
          <w:tcPr>
            <w:tcW w:w="855" w:type="dxa"/>
          </w:tcPr>
          <w:p w14:paraId="7E006D7F" w14:textId="77777777" w:rsidR="00790726" w:rsidRPr="00712518" w:rsidRDefault="00790726" w:rsidP="00790726">
            <w:pPr>
              <w:spacing w:after="0" w:line="240" w:lineRule="auto"/>
              <w:rPr>
                <w:rFonts w:ascii="Calibri" w:eastAsia="Times New Roman" w:hAnsi="Calibri" w:cs="Calibri"/>
                <w:color w:val="000000"/>
                <w:sz w:val="20"/>
                <w:szCs w:val="20"/>
                <w:lang w:eastAsia="en-AU"/>
              </w:rPr>
            </w:pPr>
          </w:p>
        </w:tc>
      </w:tr>
      <w:tr w:rsidR="00790726" w:rsidRPr="00560B0B" w14:paraId="0ED9F51D" w14:textId="71758D7B" w:rsidTr="00790726">
        <w:trPr>
          <w:trHeight w:val="255"/>
        </w:trPr>
        <w:tc>
          <w:tcPr>
            <w:tcW w:w="920" w:type="dxa"/>
            <w:shd w:val="clear" w:color="auto" w:fill="auto"/>
            <w:noWrap/>
            <w:vAlign w:val="bottom"/>
            <w:hideMark/>
          </w:tcPr>
          <w:p w14:paraId="428C940C"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P_9</w:t>
            </w:r>
          </w:p>
        </w:tc>
        <w:tc>
          <w:tcPr>
            <w:tcW w:w="3044" w:type="dxa"/>
            <w:shd w:val="clear" w:color="auto" w:fill="auto"/>
            <w:noWrap/>
            <w:vAlign w:val="bottom"/>
            <w:hideMark/>
          </w:tcPr>
          <w:p w14:paraId="26186FAC"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Bathurst Island, NT  2005-2006</w:t>
            </w:r>
          </w:p>
        </w:tc>
        <w:tc>
          <w:tcPr>
            <w:tcW w:w="1843" w:type="dxa"/>
            <w:shd w:val="clear" w:color="auto" w:fill="auto"/>
            <w:noWrap/>
            <w:vAlign w:val="bottom"/>
            <w:hideMark/>
          </w:tcPr>
          <w:p w14:paraId="1280CEC3"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 xml:space="preserve">David </w:t>
            </w:r>
            <w:proofErr w:type="spellStart"/>
            <w:r w:rsidRPr="00712518">
              <w:rPr>
                <w:rFonts w:ascii="Calibri" w:eastAsia="Times New Roman" w:hAnsi="Calibri" w:cs="Calibri"/>
                <w:color w:val="000000"/>
                <w:sz w:val="20"/>
                <w:szCs w:val="20"/>
                <w:highlight w:val="yellow"/>
                <w:lang w:eastAsia="en-AU"/>
              </w:rPr>
              <w:t>Mckinnon</w:t>
            </w:r>
            <w:proofErr w:type="spellEnd"/>
          </w:p>
        </w:tc>
        <w:tc>
          <w:tcPr>
            <w:tcW w:w="1134" w:type="dxa"/>
            <w:shd w:val="clear" w:color="auto" w:fill="auto"/>
            <w:noWrap/>
            <w:vAlign w:val="bottom"/>
            <w:hideMark/>
          </w:tcPr>
          <w:p w14:paraId="7288C7EF"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AIMS</w:t>
            </w:r>
          </w:p>
        </w:tc>
        <w:tc>
          <w:tcPr>
            <w:tcW w:w="1737" w:type="dxa"/>
            <w:shd w:val="clear" w:color="auto" w:fill="auto"/>
            <w:noWrap/>
            <w:vAlign w:val="bottom"/>
            <w:hideMark/>
          </w:tcPr>
          <w:p w14:paraId="046B0567"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p>
        </w:tc>
        <w:tc>
          <w:tcPr>
            <w:tcW w:w="3366" w:type="dxa"/>
            <w:shd w:val="clear" w:color="auto" w:fill="auto"/>
            <w:noWrap/>
            <w:vAlign w:val="bottom"/>
            <w:hideMark/>
          </w:tcPr>
          <w:p w14:paraId="18BAF159" w14:textId="77777777" w:rsidR="00790726" w:rsidRPr="00712518" w:rsidRDefault="00790726" w:rsidP="00790726">
            <w:pPr>
              <w:spacing w:after="0" w:line="240" w:lineRule="auto"/>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Bathurst Island, Northern Territory, Australia</w:t>
            </w:r>
          </w:p>
        </w:tc>
        <w:tc>
          <w:tcPr>
            <w:tcW w:w="851" w:type="dxa"/>
            <w:shd w:val="clear" w:color="auto" w:fill="auto"/>
            <w:noWrap/>
            <w:vAlign w:val="bottom"/>
            <w:hideMark/>
          </w:tcPr>
          <w:p w14:paraId="56C9AE42" w14:textId="77777777" w:rsidR="00790726" w:rsidRPr="00712518" w:rsidRDefault="00790726" w:rsidP="00790726">
            <w:pPr>
              <w:spacing w:after="0" w:line="240" w:lineRule="auto"/>
              <w:jc w:val="right"/>
              <w:rPr>
                <w:rFonts w:ascii="Calibri" w:eastAsia="Times New Roman" w:hAnsi="Calibri" w:cs="Calibri"/>
                <w:color w:val="000000"/>
                <w:sz w:val="20"/>
                <w:szCs w:val="20"/>
                <w:highlight w:val="yellow"/>
                <w:lang w:eastAsia="en-AU"/>
              </w:rPr>
            </w:pPr>
            <w:r w:rsidRPr="00712518">
              <w:rPr>
                <w:rFonts w:ascii="Calibri" w:eastAsia="Times New Roman" w:hAnsi="Calibri" w:cs="Calibri"/>
                <w:color w:val="000000"/>
                <w:sz w:val="20"/>
                <w:szCs w:val="20"/>
                <w:highlight w:val="yellow"/>
                <w:lang w:eastAsia="en-AU"/>
              </w:rPr>
              <w:t>6</w:t>
            </w:r>
          </w:p>
        </w:tc>
        <w:tc>
          <w:tcPr>
            <w:tcW w:w="1134" w:type="dxa"/>
            <w:shd w:val="clear" w:color="auto" w:fill="auto"/>
            <w:noWrap/>
            <w:vAlign w:val="bottom"/>
            <w:hideMark/>
          </w:tcPr>
          <w:p w14:paraId="122F0C65"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highlight w:val="yellow"/>
                <w:lang w:eastAsia="en-AU"/>
              </w:rPr>
              <w:t>2005-2006</w:t>
            </w:r>
          </w:p>
        </w:tc>
        <w:tc>
          <w:tcPr>
            <w:tcW w:w="855" w:type="dxa"/>
          </w:tcPr>
          <w:p w14:paraId="45C19AB3" w14:textId="77777777" w:rsidR="00790726" w:rsidRPr="00712518" w:rsidRDefault="00790726" w:rsidP="00790726">
            <w:pPr>
              <w:spacing w:after="0" w:line="240" w:lineRule="auto"/>
              <w:rPr>
                <w:rFonts w:ascii="Calibri" w:eastAsia="Times New Roman" w:hAnsi="Calibri" w:cs="Calibri"/>
                <w:color w:val="000000"/>
                <w:sz w:val="20"/>
                <w:szCs w:val="20"/>
                <w:lang w:eastAsia="en-AU"/>
              </w:rPr>
            </w:pPr>
          </w:p>
        </w:tc>
      </w:tr>
      <w:tr w:rsidR="00790726" w:rsidRPr="00560B0B" w14:paraId="78A2E924" w14:textId="2F5897F9" w:rsidTr="00790726">
        <w:trPr>
          <w:trHeight w:val="255"/>
        </w:trPr>
        <w:tc>
          <w:tcPr>
            <w:tcW w:w="920" w:type="dxa"/>
            <w:shd w:val="clear" w:color="auto" w:fill="auto"/>
            <w:noWrap/>
            <w:vAlign w:val="bottom"/>
            <w:hideMark/>
          </w:tcPr>
          <w:p w14:paraId="5A9D0930"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P_23</w:t>
            </w:r>
          </w:p>
        </w:tc>
        <w:tc>
          <w:tcPr>
            <w:tcW w:w="3044" w:type="dxa"/>
            <w:shd w:val="clear" w:color="auto" w:fill="auto"/>
            <w:noWrap/>
            <w:vAlign w:val="bottom"/>
            <w:hideMark/>
          </w:tcPr>
          <w:p w14:paraId="5576645B"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South of Tasmania 1992-93</w:t>
            </w:r>
          </w:p>
        </w:tc>
        <w:tc>
          <w:tcPr>
            <w:tcW w:w="1843" w:type="dxa"/>
            <w:shd w:val="clear" w:color="auto" w:fill="auto"/>
            <w:noWrap/>
            <w:vAlign w:val="bottom"/>
            <w:hideMark/>
          </w:tcPr>
          <w:p w14:paraId="39F4E2CE"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Kerrie Swadling</w:t>
            </w:r>
          </w:p>
        </w:tc>
        <w:tc>
          <w:tcPr>
            <w:tcW w:w="1134" w:type="dxa"/>
            <w:shd w:val="clear" w:color="auto" w:fill="auto"/>
            <w:noWrap/>
            <w:vAlign w:val="bottom"/>
            <w:hideMark/>
          </w:tcPr>
          <w:p w14:paraId="02ADDA52"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IMAS</w:t>
            </w:r>
          </w:p>
        </w:tc>
        <w:tc>
          <w:tcPr>
            <w:tcW w:w="1737" w:type="dxa"/>
            <w:shd w:val="clear" w:color="auto" w:fill="auto"/>
            <w:noWrap/>
            <w:vAlign w:val="bottom"/>
            <w:hideMark/>
          </w:tcPr>
          <w:p w14:paraId="629D3B54"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p>
        </w:tc>
        <w:tc>
          <w:tcPr>
            <w:tcW w:w="3366" w:type="dxa"/>
            <w:shd w:val="clear" w:color="auto" w:fill="auto"/>
            <w:noWrap/>
            <w:vAlign w:val="bottom"/>
            <w:hideMark/>
          </w:tcPr>
          <w:p w14:paraId="44F9E08E"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Southern Ocean, south of Tasmania, Australia</w:t>
            </w:r>
          </w:p>
        </w:tc>
        <w:tc>
          <w:tcPr>
            <w:tcW w:w="851" w:type="dxa"/>
            <w:shd w:val="clear" w:color="auto" w:fill="auto"/>
            <w:noWrap/>
            <w:vAlign w:val="bottom"/>
            <w:hideMark/>
          </w:tcPr>
          <w:p w14:paraId="41288CAA" w14:textId="77777777" w:rsidR="00790726" w:rsidRPr="00560B0B" w:rsidRDefault="00790726" w:rsidP="00790726">
            <w:pPr>
              <w:spacing w:after="0" w:line="240" w:lineRule="auto"/>
              <w:jc w:val="right"/>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4</w:t>
            </w:r>
          </w:p>
        </w:tc>
        <w:tc>
          <w:tcPr>
            <w:tcW w:w="1134" w:type="dxa"/>
            <w:shd w:val="clear" w:color="auto" w:fill="auto"/>
            <w:noWrap/>
            <w:vAlign w:val="bottom"/>
            <w:hideMark/>
          </w:tcPr>
          <w:p w14:paraId="4BA930DF" w14:textId="77777777" w:rsidR="00790726" w:rsidRPr="00560B0B" w:rsidRDefault="00790726" w:rsidP="00790726">
            <w:pPr>
              <w:spacing w:after="0" w:line="240" w:lineRule="auto"/>
              <w:rPr>
                <w:rFonts w:ascii="Calibri" w:eastAsia="Times New Roman" w:hAnsi="Calibri" w:cs="Calibri"/>
                <w:color w:val="000000"/>
                <w:sz w:val="20"/>
                <w:szCs w:val="20"/>
                <w:lang w:eastAsia="en-AU"/>
              </w:rPr>
            </w:pPr>
            <w:r w:rsidRPr="00560B0B">
              <w:rPr>
                <w:rFonts w:ascii="Calibri" w:eastAsia="Times New Roman" w:hAnsi="Calibri" w:cs="Calibri"/>
                <w:color w:val="000000"/>
                <w:sz w:val="20"/>
                <w:szCs w:val="20"/>
                <w:lang w:eastAsia="en-AU"/>
              </w:rPr>
              <w:t>1992-1993</w:t>
            </w:r>
          </w:p>
        </w:tc>
        <w:tc>
          <w:tcPr>
            <w:tcW w:w="855" w:type="dxa"/>
          </w:tcPr>
          <w:p w14:paraId="74CB0837" w14:textId="4F136902" w:rsidR="00790726" w:rsidRPr="00712518" w:rsidRDefault="00790726" w:rsidP="00BB5D04">
            <w:pPr>
              <w:spacing w:after="0" w:line="240" w:lineRule="auto"/>
              <w:rPr>
                <w:rFonts w:ascii="Calibri" w:eastAsia="Times New Roman" w:hAnsi="Calibri" w:cs="Calibri"/>
                <w:color w:val="000000"/>
                <w:sz w:val="20"/>
                <w:szCs w:val="20"/>
                <w:lang w:eastAsia="en-AU"/>
              </w:rPr>
            </w:pPr>
            <w:r w:rsidRPr="00712518">
              <w:rPr>
                <w:rFonts w:ascii="Calibri" w:eastAsia="Times New Roman" w:hAnsi="Calibri" w:cs="Calibri"/>
                <w:color w:val="000000"/>
                <w:sz w:val="20"/>
                <w:szCs w:val="20"/>
                <w:lang w:eastAsia="en-AU"/>
              </w:rPr>
              <w:fldChar w:fldCharType="begin"/>
            </w:r>
            <w:r w:rsidR="00BB5D04">
              <w:rPr>
                <w:rFonts w:ascii="Calibri" w:eastAsia="Times New Roman" w:hAnsi="Calibri" w:cs="Calibri"/>
                <w:color w:val="000000"/>
                <w:sz w:val="20"/>
                <w:szCs w:val="20"/>
                <w:lang w:eastAsia="en-AU"/>
              </w:rPr>
              <w:instrText xml:space="preserve"> ADDIN EN.CITE &lt;EndNote&gt;&lt;Cite&gt;&lt;Author&gt;Terauds&lt;/Author&gt;&lt;Year&gt;1995&lt;/Year&gt;&lt;RecNum&gt;1992&lt;/RecNum&gt;&lt;DisplayText&gt;&lt;style face="superscript"&gt;95&lt;/style&gt;&lt;/DisplayText&gt;&lt;record&gt;&lt;rec-number&gt;1992&lt;/rec-number&gt;&lt;foreign-keys&gt;&lt;key app="EN" db-id="dtzr5pa2kvx9p5e2998x9rap5t09s999sztd" timestamp="1544668488"&gt;1992&lt;/key&gt;&lt;/foreign-keys&gt;&lt;ref-type name="Book Section"&gt;5&lt;/ref-type&gt;&lt;contributors&gt;&lt;authors&gt;&lt;author&gt;Terauds, A.&lt;/author&gt;&lt;/authors&gt;&lt;secondary-authors&gt;&lt;author&gt;Parslow, J., Koslow, J.A., Griffiths, F.B., Clementson, L., Rathbone, C., Bonham, P., McKenzie, D.&lt;/author&gt;&lt;/secondary-authors&gt;&lt;/contributors&gt;&lt;titles&gt;&lt;title&gt;Zooplankton Biomass&lt;/title&gt;&lt;secondary-title&gt;Tasmanian Slope Trophodynamics: Final Report. FRDC Project 91/7&lt;/secondary-title&gt;&lt;/titles&gt;&lt;pages&gt;213&lt;/pages&gt;&lt;dates&gt;&lt;year&gt;1995&lt;/year&gt;&lt;/dates&gt;&lt;pub-location&gt;Australia&lt;/pub-location&gt;&lt;publisher&gt;CSIRO Division of Fisheries&lt;/publisher&gt;&lt;urls&gt;&lt;/urls&gt;&lt;/record&gt;&lt;/Cite&gt;&lt;/EndNote&gt;</w:instrText>
            </w:r>
            <w:r w:rsidRPr="00712518">
              <w:rPr>
                <w:rFonts w:ascii="Calibri" w:eastAsia="Times New Roman" w:hAnsi="Calibri" w:cs="Calibri"/>
                <w:color w:val="000000"/>
                <w:sz w:val="20"/>
                <w:szCs w:val="20"/>
                <w:lang w:eastAsia="en-AU"/>
              </w:rPr>
              <w:fldChar w:fldCharType="separate"/>
            </w:r>
            <w:r w:rsidR="00BB5D04" w:rsidRPr="00BB5D04">
              <w:rPr>
                <w:rFonts w:ascii="Calibri" w:eastAsia="Times New Roman" w:hAnsi="Calibri" w:cs="Calibri"/>
                <w:noProof/>
                <w:color w:val="000000"/>
                <w:sz w:val="20"/>
                <w:szCs w:val="20"/>
                <w:vertAlign w:val="superscript"/>
                <w:lang w:eastAsia="en-AU"/>
              </w:rPr>
              <w:t>95</w:t>
            </w:r>
            <w:r w:rsidRPr="00712518">
              <w:rPr>
                <w:rFonts w:ascii="Calibri" w:eastAsia="Times New Roman" w:hAnsi="Calibri" w:cs="Calibri"/>
                <w:color w:val="000000"/>
                <w:sz w:val="20"/>
                <w:szCs w:val="20"/>
                <w:lang w:eastAsia="en-AU"/>
              </w:rPr>
              <w:fldChar w:fldCharType="end"/>
            </w:r>
          </w:p>
        </w:tc>
      </w:tr>
    </w:tbl>
    <w:p w14:paraId="6061E398" w14:textId="77777777" w:rsidR="00560B0B" w:rsidRPr="00560B0B" w:rsidRDefault="00560B0B" w:rsidP="00560B0B">
      <w:pPr>
        <w:sectPr w:rsidR="00560B0B" w:rsidRPr="00560B0B" w:rsidSect="00400B21">
          <w:pgSz w:w="16838" w:h="11906" w:orient="landscape"/>
          <w:pgMar w:top="1440" w:right="1440" w:bottom="1440" w:left="1440" w:header="708" w:footer="708" w:gutter="0"/>
          <w:cols w:space="708"/>
          <w:docGrid w:linePitch="360"/>
        </w:sectPr>
      </w:pPr>
    </w:p>
    <w:p w14:paraId="4C2728EE" w14:textId="5D7E49C3" w:rsidR="00BF38F3" w:rsidRDefault="00BF38F3" w:rsidP="004E7D29">
      <w:pPr>
        <w:pStyle w:val="Heading2"/>
      </w:pPr>
      <w:r>
        <w:lastRenderedPageBreak/>
        <w:t xml:space="preserve">Table 2. </w:t>
      </w:r>
      <w:proofErr w:type="gramStart"/>
      <w:r>
        <w:t>C</w:t>
      </w:r>
      <w:r w:rsidR="004E7D29">
        <w:t>onversion  of</w:t>
      </w:r>
      <w:proofErr w:type="gramEnd"/>
      <w:r w:rsidR="004E7D29">
        <w:t xml:space="preserve"> </w:t>
      </w:r>
      <w:r>
        <w:t xml:space="preserve"> biomass </w:t>
      </w:r>
      <w:r w:rsidR="004E7D29">
        <w:t>and biovolume values to carbon mass</w:t>
      </w:r>
    </w:p>
    <w:tbl>
      <w:tblPr>
        <w:tblpPr w:leftFromText="180" w:rightFromText="180" w:vertAnchor="text" w:horzAnchor="margin" w:tblpY="155"/>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5488"/>
        <w:gridCol w:w="992"/>
      </w:tblGrid>
      <w:tr w:rsidR="00BF38F3" w:rsidRPr="000D1120" w14:paraId="6487C99E" w14:textId="77777777" w:rsidTr="004E7D29">
        <w:trPr>
          <w:trHeight w:val="416"/>
        </w:trPr>
        <w:tc>
          <w:tcPr>
            <w:tcW w:w="2729" w:type="dxa"/>
            <w:shd w:val="clear" w:color="auto" w:fill="auto"/>
            <w:noWrap/>
            <w:vAlign w:val="center"/>
          </w:tcPr>
          <w:p w14:paraId="155A0F73" w14:textId="77777777" w:rsidR="00BF38F3" w:rsidRPr="000D1120" w:rsidRDefault="00BF38F3" w:rsidP="00E81110">
            <w:pPr>
              <w:rPr>
                <w:rFonts w:ascii="Calibri" w:hAnsi="Calibri"/>
                <w:b/>
                <w:bCs/>
                <w:color w:val="000000"/>
                <w:sz w:val="20"/>
                <w:szCs w:val="20"/>
              </w:rPr>
            </w:pPr>
            <w:proofErr w:type="spellStart"/>
            <w:r w:rsidRPr="000D1120">
              <w:rPr>
                <w:rFonts w:ascii="Calibri" w:hAnsi="Calibri"/>
                <w:b/>
                <w:bCs/>
                <w:color w:val="000000"/>
                <w:sz w:val="20"/>
                <w:szCs w:val="20"/>
              </w:rPr>
              <w:t>Biomass_Biovolume_Measure</w:t>
            </w:r>
            <w:proofErr w:type="spellEnd"/>
          </w:p>
        </w:tc>
        <w:tc>
          <w:tcPr>
            <w:tcW w:w="5488" w:type="dxa"/>
            <w:vAlign w:val="center"/>
          </w:tcPr>
          <w:p w14:paraId="3B0F7237" w14:textId="77777777" w:rsidR="00BF38F3" w:rsidRPr="000D1120" w:rsidRDefault="00BF38F3" w:rsidP="00E81110">
            <w:pPr>
              <w:rPr>
                <w:rFonts w:ascii="Calibri" w:hAnsi="Calibri"/>
                <w:b/>
                <w:bCs/>
                <w:color w:val="000000"/>
                <w:sz w:val="20"/>
                <w:szCs w:val="20"/>
              </w:rPr>
            </w:pPr>
            <w:r w:rsidRPr="000D1120">
              <w:rPr>
                <w:rFonts w:ascii="Calibri" w:hAnsi="Calibri"/>
                <w:b/>
                <w:bCs/>
                <w:color w:val="000000"/>
                <w:sz w:val="20"/>
                <w:szCs w:val="20"/>
              </w:rPr>
              <w:t>Equation</w:t>
            </w:r>
          </w:p>
        </w:tc>
        <w:tc>
          <w:tcPr>
            <w:tcW w:w="992" w:type="dxa"/>
            <w:shd w:val="clear" w:color="auto" w:fill="auto"/>
            <w:noWrap/>
            <w:vAlign w:val="center"/>
          </w:tcPr>
          <w:p w14:paraId="5A9D6DBD" w14:textId="5EE67CD6" w:rsidR="00BF38F3" w:rsidRPr="000D1120" w:rsidRDefault="00712518" w:rsidP="00E81110">
            <w:pPr>
              <w:rPr>
                <w:rFonts w:ascii="Calibri" w:hAnsi="Calibri"/>
                <w:b/>
                <w:bCs/>
                <w:color w:val="000000"/>
                <w:sz w:val="20"/>
                <w:szCs w:val="20"/>
              </w:rPr>
            </w:pPr>
            <w:r>
              <w:rPr>
                <w:rFonts w:ascii="Calibri" w:hAnsi="Calibri"/>
                <w:b/>
                <w:bCs/>
                <w:color w:val="000000"/>
                <w:sz w:val="20"/>
                <w:szCs w:val="20"/>
              </w:rPr>
              <w:t>Citation</w:t>
            </w:r>
          </w:p>
        </w:tc>
      </w:tr>
      <w:tr w:rsidR="00BF38F3" w:rsidRPr="000D1120" w14:paraId="3031517E" w14:textId="77777777" w:rsidTr="004E7D29">
        <w:trPr>
          <w:trHeight w:val="300"/>
        </w:trPr>
        <w:tc>
          <w:tcPr>
            <w:tcW w:w="2729" w:type="dxa"/>
            <w:shd w:val="clear" w:color="auto" w:fill="auto"/>
            <w:noWrap/>
            <w:vAlign w:val="center"/>
            <w:hideMark/>
          </w:tcPr>
          <w:p w14:paraId="484EAA0F" w14:textId="48650F10" w:rsidR="00BF38F3" w:rsidRPr="000D1120" w:rsidRDefault="00BF38F3" w:rsidP="00E81110">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Wet Mass</w:t>
            </w:r>
            <w:r w:rsidR="00C03336">
              <w:rPr>
                <w:rFonts w:ascii="Calibri" w:eastAsia="Times New Roman" w:hAnsi="Calibri" w:cs="Times New Roman"/>
                <w:color w:val="000000"/>
                <w:sz w:val="20"/>
                <w:szCs w:val="20"/>
                <w:lang w:eastAsia="en-AU"/>
              </w:rPr>
              <w:t xml:space="preserve"> (WM) </w:t>
            </w:r>
            <w:r w:rsidRPr="000D1120">
              <w:rPr>
                <w:rFonts w:ascii="Calibri" w:eastAsia="Times New Roman" w:hAnsi="Calibri" w:cs="Times New Roman"/>
                <w:color w:val="000000"/>
                <w:sz w:val="20"/>
                <w:szCs w:val="20"/>
                <w:lang w:eastAsia="en-AU"/>
              </w:rPr>
              <w:t xml:space="preserve"> to Carbon Mass</w:t>
            </w:r>
            <w:r w:rsidR="00C03336">
              <w:rPr>
                <w:rFonts w:ascii="Calibri" w:eastAsia="Times New Roman" w:hAnsi="Calibri" w:cs="Times New Roman"/>
                <w:color w:val="000000"/>
                <w:sz w:val="20"/>
                <w:szCs w:val="20"/>
                <w:lang w:eastAsia="en-AU"/>
              </w:rPr>
              <w:t xml:space="preserve"> (CM)</w:t>
            </w:r>
          </w:p>
        </w:tc>
        <w:tc>
          <w:tcPr>
            <w:tcW w:w="5488" w:type="dxa"/>
            <w:vAlign w:val="center"/>
          </w:tcPr>
          <w:p w14:paraId="0CDEDE5D" w14:textId="152893C8" w:rsidR="00BF38F3" w:rsidRPr="000D1120" w:rsidRDefault="00AC67D0" w:rsidP="00E81110">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WM+1.537)</m:t>
                            </m:r>
                          </m:e>
                        </m:func>
                      </m:num>
                      <m:den>
                        <m:r>
                          <w:rPr>
                            <w:rFonts w:ascii="Cambria Math" w:eastAsia="Times New Roman" w:hAnsi="Cambria Math" w:cs="Times New Roman"/>
                            <w:color w:val="000000"/>
                            <w:sz w:val="20"/>
                            <w:szCs w:val="20"/>
                            <w:lang w:eastAsia="en-AU"/>
                          </w:rPr>
                          <m:t>0.852</m:t>
                        </m:r>
                      </m:den>
                    </m:f>
                  </m:e>
                </m:func>
              </m:oMath>
            </m:oMathPara>
          </w:p>
        </w:tc>
        <w:tc>
          <w:tcPr>
            <w:tcW w:w="992" w:type="dxa"/>
            <w:shd w:val="clear" w:color="auto" w:fill="auto"/>
            <w:noWrap/>
            <w:vAlign w:val="center"/>
            <w:hideMark/>
          </w:tcPr>
          <w:p w14:paraId="5D055240" w14:textId="7D52F14D" w:rsidR="00BF38F3" w:rsidRPr="000D1120" w:rsidRDefault="00C03336" w:rsidP="00E75CC9">
            <w:pPr>
              <w:rPr>
                <w:rFonts w:ascii="Calibri" w:hAnsi="Calibri"/>
                <w:color w:val="000000"/>
                <w:sz w:val="20"/>
                <w:szCs w:val="20"/>
              </w:rPr>
            </w:pPr>
            <w:r>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 </w:instrText>
            </w:r>
            <w:r w:rsidR="00E75CC9">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EN.CITE.DATA </w:instrText>
            </w:r>
            <w:r w:rsidR="00E75CC9">
              <w:rPr>
                <w:rFonts w:ascii="Calibri" w:hAnsi="Calibri"/>
                <w:color w:val="000000"/>
                <w:sz w:val="20"/>
                <w:szCs w:val="20"/>
              </w:rPr>
            </w:r>
            <w:r w:rsidR="00E75CC9">
              <w:rPr>
                <w:rFonts w:ascii="Calibri" w:hAnsi="Calibri"/>
                <w:color w:val="000000"/>
                <w:sz w:val="20"/>
                <w:szCs w:val="20"/>
              </w:rPr>
              <w:fldChar w:fldCharType="end"/>
            </w:r>
            <w:r>
              <w:rPr>
                <w:rFonts w:ascii="Calibri" w:hAnsi="Calibri"/>
                <w:color w:val="000000"/>
                <w:sz w:val="20"/>
                <w:szCs w:val="20"/>
              </w:rPr>
            </w:r>
            <w:r>
              <w:rPr>
                <w:rFonts w:ascii="Calibri" w:hAnsi="Calibri"/>
                <w:color w:val="000000"/>
                <w:sz w:val="20"/>
                <w:szCs w:val="20"/>
              </w:rPr>
              <w:fldChar w:fldCharType="separate"/>
            </w:r>
            <w:r w:rsidR="00E75CC9" w:rsidRPr="00E75CC9">
              <w:rPr>
                <w:rFonts w:ascii="Calibri" w:hAnsi="Calibri"/>
                <w:noProof/>
                <w:color w:val="000000"/>
                <w:sz w:val="20"/>
                <w:szCs w:val="20"/>
                <w:vertAlign w:val="superscript"/>
              </w:rPr>
              <w:t>8,31</w:t>
            </w:r>
            <w:r>
              <w:rPr>
                <w:rFonts w:ascii="Calibri" w:hAnsi="Calibri"/>
                <w:color w:val="000000"/>
                <w:sz w:val="20"/>
                <w:szCs w:val="20"/>
              </w:rPr>
              <w:fldChar w:fldCharType="end"/>
            </w:r>
          </w:p>
        </w:tc>
      </w:tr>
      <w:tr w:rsidR="00BF38F3" w:rsidRPr="000D1120" w14:paraId="1B8758CF" w14:textId="77777777" w:rsidTr="004E7D29">
        <w:trPr>
          <w:trHeight w:val="300"/>
        </w:trPr>
        <w:tc>
          <w:tcPr>
            <w:tcW w:w="2729" w:type="dxa"/>
            <w:shd w:val="clear" w:color="auto" w:fill="auto"/>
            <w:noWrap/>
            <w:vAlign w:val="center"/>
            <w:hideMark/>
          </w:tcPr>
          <w:p w14:paraId="6F102C5B" w14:textId="5A2D230B" w:rsidR="00BF38F3" w:rsidRPr="000D1120" w:rsidRDefault="00BF38F3" w:rsidP="00E81110">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Dry Mass</w:t>
            </w:r>
            <w:r w:rsidR="00C03336">
              <w:rPr>
                <w:rFonts w:ascii="Calibri" w:eastAsia="Times New Roman" w:hAnsi="Calibri" w:cs="Times New Roman"/>
                <w:color w:val="000000"/>
                <w:sz w:val="20"/>
                <w:szCs w:val="20"/>
                <w:lang w:eastAsia="en-AU"/>
              </w:rPr>
              <w:t xml:space="preserve"> (DM)</w:t>
            </w:r>
            <w:r w:rsidRPr="000D1120">
              <w:rPr>
                <w:rFonts w:ascii="Calibri" w:eastAsia="Times New Roman" w:hAnsi="Calibri" w:cs="Times New Roman"/>
                <w:color w:val="000000"/>
                <w:sz w:val="20"/>
                <w:szCs w:val="20"/>
                <w:lang w:eastAsia="en-AU"/>
              </w:rPr>
              <w:t xml:space="preserve"> to Carbon Mass</w:t>
            </w:r>
            <w:r w:rsidR="00C03336">
              <w:rPr>
                <w:rFonts w:ascii="Calibri" w:eastAsia="Times New Roman" w:hAnsi="Calibri" w:cs="Times New Roman"/>
                <w:color w:val="000000"/>
                <w:sz w:val="20"/>
                <w:szCs w:val="20"/>
                <w:lang w:eastAsia="en-AU"/>
              </w:rPr>
              <w:t xml:space="preserve"> (CM)</w:t>
            </w:r>
          </w:p>
        </w:tc>
        <w:tc>
          <w:tcPr>
            <w:tcW w:w="5488" w:type="dxa"/>
            <w:vAlign w:val="center"/>
          </w:tcPr>
          <w:p w14:paraId="5A829A3D" w14:textId="06D1F8C8" w:rsidR="00BF38F3" w:rsidRPr="000D1120" w:rsidRDefault="00AC67D0" w:rsidP="00712518">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DM-0.499)</m:t>
                            </m:r>
                          </m:e>
                        </m:func>
                      </m:num>
                      <m:den>
                        <m:r>
                          <w:rPr>
                            <w:rFonts w:ascii="Cambria Math" w:eastAsia="Times New Roman" w:hAnsi="Cambria Math" w:cs="Times New Roman"/>
                            <w:color w:val="000000"/>
                            <w:sz w:val="20"/>
                            <w:szCs w:val="20"/>
                            <w:lang w:eastAsia="en-AU"/>
                          </w:rPr>
                          <m:t>0.991</m:t>
                        </m:r>
                      </m:den>
                    </m:f>
                  </m:e>
                </m:func>
              </m:oMath>
            </m:oMathPara>
          </w:p>
        </w:tc>
        <w:tc>
          <w:tcPr>
            <w:tcW w:w="992" w:type="dxa"/>
            <w:shd w:val="clear" w:color="auto" w:fill="auto"/>
            <w:noWrap/>
            <w:vAlign w:val="center"/>
            <w:hideMark/>
          </w:tcPr>
          <w:p w14:paraId="5F6407AD" w14:textId="30134FCB" w:rsidR="00BF38F3" w:rsidRPr="000D1120" w:rsidRDefault="00C03336" w:rsidP="00E75CC9">
            <w:pPr>
              <w:rPr>
                <w:rFonts w:ascii="Calibri" w:hAnsi="Calibri"/>
                <w:color w:val="000000"/>
                <w:sz w:val="20"/>
                <w:szCs w:val="20"/>
              </w:rPr>
            </w:pPr>
            <w:r>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 </w:instrText>
            </w:r>
            <w:r w:rsidR="00E75CC9">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EN.CITE.DATA </w:instrText>
            </w:r>
            <w:r w:rsidR="00E75CC9">
              <w:rPr>
                <w:rFonts w:ascii="Calibri" w:hAnsi="Calibri"/>
                <w:color w:val="000000"/>
                <w:sz w:val="20"/>
                <w:szCs w:val="20"/>
              </w:rPr>
            </w:r>
            <w:r w:rsidR="00E75CC9">
              <w:rPr>
                <w:rFonts w:ascii="Calibri" w:hAnsi="Calibri"/>
                <w:color w:val="000000"/>
                <w:sz w:val="20"/>
                <w:szCs w:val="20"/>
              </w:rPr>
              <w:fldChar w:fldCharType="end"/>
            </w:r>
            <w:r>
              <w:rPr>
                <w:rFonts w:ascii="Calibri" w:hAnsi="Calibri"/>
                <w:color w:val="000000"/>
                <w:sz w:val="20"/>
                <w:szCs w:val="20"/>
              </w:rPr>
            </w:r>
            <w:r>
              <w:rPr>
                <w:rFonts w:ascii="Calibri" w:hAnsi="Calibri"/>
                <w:color w:val="000000"/>
                <w:sz w:val="20"/>
                <w:szCs w:val="20"/>
              </w:rPr>
              <w:fldChar w:fldCharType="separate"/>
            </w:r>
            <w:r w:rsidR="00E75CC9" w:rsidRPr="00E75CC9">
              <w:rPr>
                <w:rFonts w:ascii="Calibri" w:hAnsi="Calibri"/>
                <w:noProof/>
                <w:color w:val="000000"/>
                <w:sz w:val="20"/>
                <w:szCs w:val="20"/>
                <w:vertAlign w:val="superscript"/>
              </w:rPr>
              <w:t>8,31</w:t>
            </w:r>
            <w:r>
              <w:rPr>
                <w:rFonts w:ascii="Calibri" w:hAnsi="Calibri"/>
                <w:color w:val="000000"/>
                <w:sz w:val="20"/>
                <w:szCs w:val="20"/>
              </w:rPr>
              <w:fldChar w:fldCharType="end"/>
            </w:r>
          </w:p>
        </w:tc>
      </w:tr>
      <w:tr w:rsidR="00BF38F3" w:rsidRPr="000D1120" w14:paraId="0F5BBB71" w14:textId="77777777" w:rsidTr="004E7D29">
        <w:trPr>
          <w:trHeight w:val="300"/>
        </w:trPr>
        <w:tc>
          <w:tcPr>
            <w:tcW w:w="2729" w:type="dxa"/>
            <w:shd w:val="clear" w:color="auto" w:fill="auto"/>
            <w:noWrap/>
            <w:vAlign w:val="center"/>
            <w:hideMark/>
          </w:tcPr>
          <w:p w14:paraId="3266B253" w14:textId="538701EE" w:rsidR="00BF38F3" w:rsidRPr="000D1120" w:rsidRDefault="00BF38F3" w:rsidP="00E81110">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 xml:space="preserve">Ash-free Dry Mass </w:t>
            </w:r>
            <w:r w:rsidR="00C03336">
              <w:rPr>
                <w:rFonts w:ascii="Calibri" w:eastAsia="Times New Roman" w:hAnsi="Calibri" w:cs="Times New Roman"/>
                <w:color w:val="000000"/>
                <w:sz w:val="20"/>
                <w:szCs w:val="20"/>
                <w:lang w:eastAsia="en-AU"/>
              </w:rPr>
              <w:t xml:space="preserve">(AFDM) </w:t>
            </w:r>
            <w:r w:rsidRPr="000D1120">
              <w:rPr>
                <w:rFonts w:ascii="Calibri" w:eastAsia="Times New Roman" w:hAnsi="Calibri" w:cs="Times New Roman"/>
                <w:color w:val="000000"/>
                <w:sz w:val="20"/>
                <w:szCs w:val="20"/>
                <w:lang w:eastAsia="en-AU"/>
              </w:rPr>
              <w:t>to Carbon Mass</w:t>
            </w:r>
            <w:r w:rsidR="00C03336">
              <w:rPr>
                <w:rFonts w:ascii="Calibri" w:eastAsia="Times New Roman" w:hAnsi="Calibri" w:cs="Times New Roman"/>
                <w:color w:val="000000"/>
                <w:sz w:val="20"/>
                <w:szCs w:val="20"/>
                <w:lang w:eastAsia="en-AU"/>
              </w:rPr>
              <w:t xml:space="preserve"> (CM)</w:t>
            </w:r>
          </w:p>
        </w:tc>
        <w:tc>
          <w:tcPr>
            <w:tcW w:w="5488" w:type="dxa"/>
            <w:vAlign w:val="center"/>
          </w:tcPr>
          <w:p w14:paraId="28D3EBAD" w14:textId="4E10904E" w:rsidR="00BF38F3" w:rsidRPr="000D1120" w:rsidRDefault="00AC67D0"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AFDM-0.410)</m:t>
                            </m:r>
                          </m:e>
                        </m:func>
                      </m:num>
                      <m:den>
                        <m:r>
                          <w:rPr>
                            <w:rFonts w:ascii="Cambria Math" w:eastAsia="Times New Roman" w:hAnsi="Cambria Math" w:cs="Times New Roman"/>
                            <w:color w:val="000000"/>
                            <w:sz w:val="20"/>
                            <w:szCs w:val="20"/>
                            <w:lang w:eastAsia="en-AU"/>
                          </w:rPr>
                          <m:t>0.963</m:t>
                        </m:r>
                      </m:den>
                    </m:f>
                  </m:e>
                </m:func>
              </m:oMath>
            </m:oMathPara>
          </w:p>
        </w:tc>
        <w:tc>
          <w:tcPr>
            <w:tcW w:w="992" w:type="dxa"/>
            <w:shd w:val="clear" w:color="auto" w:fill="auto"/>
            <w:noWrap/>
            <w:vAlign w:val="center"/>
            <w:hideMark/>
          </w:tcPr>
          <w:p w14:paraId="6505174C" w14:textId="2CD03083" w:rsidR="00BF38F3" w:rsidRPr="000D1120" w:rsidRDefault="00C03336" w:rsidP="00C03336">
            <w:pPr>
              <w:rPr>
                <w:rFonts w:ascii="Calibri" w:hAnsi="Calibri"/>
                <w:color w:val="000000"/>
                <w:sz w:val="20"/>
                <w:szCs w:val="20"/>
              </w:rPr>
            </w:pPr>
            <w:r>
              <w:rPr>
                <w:rFonts w:ascii="Calibri" w:hAnsi="Calibri"/>
                <w:color w:val="000000"/>
                <w:sz w:val="20"/>
                <w:szCs w:val="20"/>
              </w:rPr>
              <w:fldChar w:fldCharType="begin"/>
            </w:r>
            <w:r>
              <w:rPr>
                <w:rFonts w:ascii="Calibri" w:hAnsi="Calibri"/>
                <w:color w:val="000000"/>
                <w:sz w:val="20"/>
                <w:szCs w:val="20"/>
              </w:rPr>
              <w:instrText xml:space="preserve"> ADDIN EN.CITE &lt;EndNote&gt;&lt;Cite&gt;&lt;Author&gt;Moriarty&lt;/Author&gt;&lt;Year&gt;2013&lt;/Year&gt;&lt;RecNum&gt;1769&lt;/RecNum&gt;&lt;DisplayText&gt;&lt;style face="superscript"&gt;8&lt;/style&gt;&lt;/DisplayText&gt;&lt;record&gt;&lt;rec-number&gt;1769&lt;/rec-number&gt;&lt;foreign-keys&gt;&lt;key app="EN" db-id="dtzr5pa2kvx9p5e2998x9rap5t09s999sztd" timestamp="1503386134"&gt;1769&lt;/key&gt;&lt;/foreign-keys&gt;&lt;ref-type name="Journal Article"&gt;17&lt;/ref-type&gt;&lt;contributors&gt;&lt;authors&gt;&lt;author&gt;Moriarty, R.&lt;/author&gt;&lt;author&gt;O&amp;apos;Brien, T. D.&lt;/author&gt;&lt;/authors&gt;&lt;/contributors&gt;&lt;titles&gt;&lt;title&gt;Distribution of mesozooplankton biomass in the global ocean&lt;/title&gt;&lt;secondary-title&gt;Earth System Science Data&lt;/secondary-title&gt;&lt;/titles&gt;&lt;periodical&gt;&lt;full-title&gt;Earth System Science Data&lt;/full-title&gt;&lt;/periodical&gt;&lt;pages&gt;45-55&lt;/pages&gt;&lt;volume&gt;5&lt;/volume&gt;&lt;number&gt;1&lt;/number&gt;&lt;dates&gt;&lt;year&gt;2013&lt;/year&gt;&lt;/dates&gt;&lt;isbn&gt;1866-3508&lt;/isbn&gt;&lt;accession-num&gt;WOS:000209415400005&lt;/accession-num&gt;&lt;urls&gt;&lt;related-urls&gt;&lt;url&gt;&amp;lt;Go to ISI&amp;gt;://WOS:000209415400005&lt;/url&gt;&lt;/related-urls&gt;&lt;/urls&gt;&lt;electronic-resource-num&gt;10.5194/essd-5-45-2013&lt;/electronic-resource-num&gt;&lt;/record&gt;&lt;/Cite&gt;&lt;/EndNote&gt;</w:instrText>
            </w:r>
            <w:r>
              <w:rPr>
                <w:rFonts w:ascii="Calibri" w:hAnsi="Calibri"/>
                <w:color w:val="000000"/>
                <w:sz w:val="20"/>
                <w:szCs w:val="20"/>
              </w:rPr>
              <w:fldChar w:fldCharType="separate"/>
            </w:r>
            <w:r w:rsidRPr="00C03336">
              <w:rPr>
                <w:rFonts w:ascii="Calibri" w:hAnsi="Calibri"/>
                <w:noProof/>
                <w:color w:val="000000"/>
                <w:sz w:val="20"/>
                <w:szCs w:val="20"/>
                <w:vertAlign w:val="superscript"/>
              </w:rPr>
              <w:t>8</w:t>
            </w:r>
            <w:r>
              <w:rPr>
                <w:rFonts w:ascii="Calibri" w:hAnsi="Calibri"/>
                <w:color w:val="000000"/>
                <w:sz w:val="20"/>
                <w:szCs w:val="20"/>
              </w:rPr>
              <w:fldChar w:fldCharType="end"/>
            </w:r>
            <w:r>
              <w:rPr>
                <w:rFonts w:ascii="Calibri" w:hAnsi="Calibri"/>
                <w:color w:val="000000"/>
                <w:sz w:val="20"/>
                <w:szCs w:val="20"/>
              </w:rPr>
              <w:t>Bode et al 1998</w:t>
            </w:r>
          </w:p>
        </w:tc>
      </w:tr>
      <w:tr w:rsidR="00C03336" w:rsidRPr="000D1120" w14:paraId="2BBAEAE8" w14:textId="77777777" w:rsidTr="004E7D29">
        <w:trPr>
          <w:trHeight w:val="300"/>
        </w:trPr>
        <w:tc>
          <w:tcPr>
            <w:tcW w:w="2729" w:type="dxa"/>
            <w:shd w:val="clear" w:color="auto" w:fill="auto"/>
            <w:noWrap/>
            <w:vAlign w:val="center"/>
            <w:hideMark/>
          </w:tcPr>
          <w:p w14:paraId="4D32A90E" w14:textId="31743CF8" w:rsidR="00C03336" w:rsidRPr="000D1120" w:rsidRDefault="00C03336" w:rsidP="00C03336">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Displacement Volume</w:t>
            </w:r>
            <w:r>
              <w:rPr>
                <w:rFonts w:ascii="Calibri" w:eastAsia="Times New Roman" w:hAnsi="Calibri" w:cs="Times New Roman"/>
                <w:color w:val="000000"/>
                <w:sz w:val="20"/>
                <w:szCs w:val="20"/>
                <w:lang w:eastAsia="en-AU"/>
              </w:rPr>
              <w:t xml:space="preserve"> (DV)</w:t>
            </w:r>
            <w:r w:rsidRPr="000D1120">
              <w:rPr>
                <w:rFonts w:ascii="Calibri" w:eastAsia="Times New Roman" w:hAnsi="Calibri" w:cs="Times New Roman"/>
                <w:color w:val="000000"/>
                <w:sz w:val="20"/>
                <w:szCs w:val="20"/>
                <w:lang w:eastAsia="en-AU"/>
              </w:rPr>
              <w:t xml:space="preserve"> to Carbon Mass</w:t>
            </w:r>
            <w:r>
              <w:rPr>
                <w:rFonts w:ascii="Calibri" w:eastAsia="Times New Roman" w:hAnsi="Calibri" w:cs="Times New Roman"/>
                <w:color w:val="000000"/>
                <w:sz w:val="20"/>
                <w:szCs w:val="20"/>
                <w:lang w:eastAsia="en-AU"/>
              </w:rPr>
              <w:t xml:space="preserve"> (CM)</w:t>
            </w:r>
          </w:p>
        </w:tc>
        <w:tc>
          <w:tcPr>
            <w:tcW w:w="5488" w:type="dxa"/>
            <w:vAlign w:val="center"/>
          </w:tcPr>
          <w:p w14:paraId="2B8C511C" w14:textId="4A03CFE4" w:rsidR="00C03336" w:rsidRPr="000D1120" w:rsidRDefault="00AC67D0"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DV+1.434)</m:t>
                            </m:r>
                          </m:e>
                        </m:func>
                      </m:num>
                      <m:den>
                        <m:r>
                          <w:rPr>
                            <w:rFonts w:ascii="Cambria Math" w:eastAsia="Times New Roman" w:hAnsi="Cambria Math" w:cs="Times New Roman"/>
                            <w:color w:val="000000"/>
                            <w:sz w:val="20"/>
                            <w:szCs w:val="20"/>
                            <w:lang w:eastAsia="en-AU"/>
                          </w:rPr>
                          <m:t>0.820</m:t>
                        </m:r>
                      </m:den>
                    </m:f>
                  </m:e>
                </m:func>
              </m:oMath>
            </m:oMathPara>
          </w:p>
        </w:tc>
        <w:tc>
          <w:tcPr>
            <w:tcW w:w="992" w:type="dxa"/>
            <w:shd w:val="clear" w:color="auto" w:fill="auto"/>
            <w:noWrap/>
            <w:vAlign w:val="center"/>
            <w:hideMark/>
          </w:tcPr>
          <w:p w14:paraId="41105C8A" w14:textId="2D881C1C" w:rsidR="00C03336" w:rsidRPr="000D1120" w:rsidRDefault="00C03336" w:rsidP="00E75CC9">
            <w:pPr>
              <w:rPr>
                <w:rFonts w:ascii="Calibri" w:hAnsi="Calibri"/>
                <w:color w:val="000000"/>
                <w:sz w:val="20"/>
                <w:szCs w:val="20"/>
              </w:rPr>
            </w:pPr>
            <w:r>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 </w:instrText>
            </w:r>
            <w:r w:rsidR="00E75CC9">
              <w:rPr>
                <w:rFonts w:ascii="Calibri" w:hAnsi="Calibri"/>
                <w:color w:val="000000"/>
                <w:sz w:val="20"/>
                <w:szCs w:val="20"/>
              </w:rPr>
              <w:fldChar w:fldCharType="begin">
                <w:fldData xml:space="preserve">PEVuZE5vdGU+PENpdGU+PEF1dGhvcj5XaWViZTwvQXV0aG9yPjxZZWFyPjE5ODg8L1llYXI+PFJl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</w:fldData>
              </w:fldChar>
            </w:r>
            <w:r w:rsidR="00E75CC9">
              <w:rPr>
                <w:rFonts w:ascii="Calibri" w:hAnsi="Calibri"/>
                <w:color w:val="000000"/>
                <w:sz w:val="20"/>
                <w:szCs w:val="20"/>
              </w:rPr>
              <w:instrText xml:space="preserve"> ADDIN EN.CITE.DATA </w:instrText>
            </w:r>
            <w:r w:rsidR="00E75CC9">
              <w:rPr>
                <w:rFonts w:ascii="Calibri" w:hAnsi="Calibri"/>
                <w:color w:val="000000"/>
                <w:sz w:val="20"/>
                <w:szCs w:val="20"/>
              </w:rPr>
            </w:r>
            <w:r w:rsidR="00E75CC9">
              <w:rPr>
                <w:rFonts w:ascii="Calibri" w:hAnsi="Calibri"/>
                <w:color w:val="000000"/>
                <w:sz w:val="20"/>
                <w:szCs w:val="20"/>
              </w:rPr>
              <w:fldChar w:fldCharType="end"/>
            </w:r>
            <w:r>
              <w:rPr>
                <w:rFonts w:ascii="Calibri" w:hAnsi="Calibri"/>
                <w:color w:val="000000"/>
                <w:sz w:val="20"/>
                <w:szCs w:val="20"/>
              </w:rPr>
            </w:r>
            <w:r>
              <w:rPr>
                <w:rFonts w:ascii="Calibri" w:hAnsi="Calibri"/>
                <w:color w:val="000000"/>
                <w:sz w:val="20"/>
                <w:szCs w:val="20"/>
              </w:rPr>
              <w:fldChar w:fldCharType="separate"/>
            </w:r>
            <w:r w:rsidR="00E75CC9" w:rsidRPr="00E75CC9">
              <w:rPr>
                <w:rFonts w:ascii="Calibri" w:hAnsi="Calibri"/>
                <w:noProof/>
                <w:color w:val="000000"/>
                <w:sz w:val="20"/>
                <w:szCs w:val="20"/>
                <w:vertAlign w:val="superscript"/>
              </w:rPr>
              <w:t>8,31</w:t>
            </w:r>
            <w:r>
              <w:rPr>
                <w:rFonts w:ascii="Calibri" w:hAnsi="Calibri"/>
                <w:color w:val="000000"/>
                <w:sz w:val="20"/>
                <w:szCs w:val="20"/>
              </w:rPr>
              <w:fldChar w:fldCharType="end"/>
            </w:r>
          </w:p>
        </w:tc>
      </w:tr>
      <w:tr w:rsidR="00C03336" w:rsidRPr="000D1120" w14:paraId="3DB8E069" w14:textId="77777777" w:rsidTr="004E7D29">
        <w:trPr>
          <w:trHeight w:val="300"/>
        </w:trPr>
        <w:tc>
          <w:tcPr>
            <w:tcW w:w="2729" w:type="dxa"/>
            <w:shd w:val="clear" w:color="auto" w:fill="auto"/>
            <w:noWrap/>
            <w:vAlign w:val="center"/>
            <w:hideMark/>
          </w:tcPr>
          <w:p w14:paraId="5353CFEF" w14:textId="515CD57F" w:rsidR="00C03336" w:rsidRDefault="00C03336" w:rsidP="00C03336">
            <w:pPr>
              <w:spacing w:after="0" w:line="240" w:lineRule="auto"/>
              <w:rPr>
                <w:rFonts w:ascii="Calibri" w:eastAsia="Times New Roman" w:hAnsi="Calibri" w:cs="Times New Roman"/>
                <w:color w:val="000000"/>
                <w:sz w:val="20"/>
                <w:szCs w:val="20"/>
                <w:lang w:eastAsia="en-AU"/>
              </w:rPr>
            </w:pPr>
            <w:r w:rsidRPr="000D1120">
              <w:rPr>
                <w:rFonts w:ascii="Calibri" w:eastAsia="Times New Roman" w:hAnsi="Calibri" w:cs="Times New Roman"/>
                <w:color w:val="000000"/>
                <w:sz w:val="20"/>
                <w:szCs w:val="20"/>
                <w:lang w:eastAsia="en-AU"/>
              </w:rPr>
              <w:t>Settled Volume to Dry Mass</w:t>
            </w:r>
            <w:r>
              <w:rPr>
                <w:rFonts w:ascii="Calibri" w:eastAsia="Times New Roman" w:hAnsi="Calibri" w:cs="Times New Roman"/>
                <w:color w:val="000000"/>
                <w:sz w:val="20"/>
                <w:szCs w:val="20"/>
                <w:lang w:eastAsia="en-AU"/>
              </w:rPr>
              <w:t>,</w:t>
            </w:r>
          </w:p>
          <w:p w14:paraId="3CD298C7" w14:textId="379A0225" w:rsidR="00C03336" w:rsidRPr="000D1120" w:rsidRDefault="00C03336" w:rsidP="00C03336">
            <w:pPr>
              <w:spacing w:after="0" w:line="240" w:lineRule="auto"/>
              <w:rPr>
                <w:rFonts w:ascii="Calibri" w:eastAsia="Times New Roman" w:hAnsi="Calibri" w:cs="Times New Roman"/>
                <w:color w:val="000000"/>
                <w:sz w:val="20"/>
                <w:szCs w:val="20"/>
                <w:lang w:eastAsia="en-AU"/>
              </w:rPr>
            </w:pPr>
            <w:r>
              <w:rPr>
                <w:rFonts w:ascii="Calibri" w:eastAsia="Times New Roman" w:hAnsi="Calibri" w:cs="Times New Roman"/>
                <w:color w:val="000000"/>
                <w:sz w:val="20"/>
                <w:szCs w:val="20"/>
                <w:lang w:eastAsia="en-AU"/>
              </w:rPr>
              <w:t xml:space="preserve">then convert </w:t>
            </w:r>
            <w:r w:rsidRPr="000D1120">
              <w:rPr>
                <w:rFonts w:ascii="Calibri" w:eastAsia="Times New Roman" w:hAnsi="Calibri" w:cs="Times New Roman"/>
                <w:color w:val="000000"/>
                <w:sz w:val="20"/>
                <w:szCs w:val="20"/>
                <w:lang w:eastAsia="en-AU"/>
              </w:rPr>
              <w:t xml:space="preserve"> Dry Mass</w:t>
            </w:r>
            <w:r>
              <w:rPr>
                <w:rFonts w:ascii="Calibri" w:eastAsia="Times New Roman" w:hAnsi="Calibri" w:cs="Times New Roman"/>
                <w:color w:val="000000"/>
                <w:sz w:val="20"/>
                <w:szCs w:val="20"/>
                <w:lang w:eastAsia="en-AU"/>
              </w:rPr>
              <w:t xml:space="preserve"> (DM)</w:t>
            </w:r>
            <w:r w:rsidRPr="000D1120">
              <w:rPr>
                <w:rFonts w:ascii="Calibri" w:eastAsia="Times New Roman" w:hAnsi="Calibri" w:cs="Times New Roman"/>
                <w:color w:val="000000"/>
                <w:sz w:val="20"/>
                <w:szCs w:val="20"/>
                <w:lang w:eastAsia="en-AU"/>
              </w:rPr>
              <w:t xml:space="preserve"> to Carbon Mass</w:t>
            </w:r>
            <w:r>
              <w:rPr>
                <w:rFonts w:ascii="Calibri" w:eastAsia="Times New Roman" w:hAnsi="Calibri" w:cs="Times New Roman"/>
                <w:color w:val="000000"/>
                <w:sz w:val="20"/>
                <w:szCs w:val="20"/>
                <w:lang w:eastAsia="en-AU"/>
              </w:rPr>
              <w:t xml:space="preserve"> (CM)</w:t>
            </w:r>
          </w:p>
        </w:tc>
        <w:tc>
          <w:tcPr>
            <w:tcW w:w="5488" w:type="dxa"/>
            <w:vAlign w:val="center"/>
          </w:tcPr>
          <w:p w14:paraId="55035EFA" w14:textId="77777777" w:rsidR="00C03336" w:rsidRPr="004E7D29" w:rsidRDefault="00AC67D0"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DM=(</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SV*0.843)+1.417</m:t>
                        </m:r>
                      </m:e>
                    </m:func>
                  </m:e>
                </m:func>
              </m:oMath>
            </m:oMathPara>
          </w:p>
          <w:p w14:paraId="2EEEC00A" w14:textId="77777777" w:rsidR="004E7D29" w:rsidRDefault="004E7D29" w:rsidP="00C03336">
            <w:pPr>
              <w:spacing w:after="0" w:line="240" w:lineRule="auto"/>
              <w:rPr>
                <w:rFonts w:ascii="Calibri" w:eastAsia="Times New Roman" w:hAnsi="Calibri" w:cs="Times New Roman"/>
                <w:color w:val="000000"/>
                <w:sz w:val="20"/>
                <w:szCs w:val="20"/>
                <w:lang w:eastAsia="en-AU"/>
              </w:rPr>
            </w:pPr>
          </w:p>
          <w:p w14:paraId="184A04B8" w14:textId="6AA3CC73" w:rsidR="004E7D29" w:rsidRPr="004E7D29" w:rsidRDefault="00AC67D0"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DM-0.499)</m:t>
                            </m:r>
                          </m:e>
                        </m:func>
                      </m:num>
                      <m:den>
                        <m:r>
                          <w:rPr>
                            <w:rFonts w:ascii="Cambria Math" w:eastAsia="Times New Roman" w:hAnsi="Cambria Math" w:cs="Times New Roman"/>
                            <w:color w:val="000000"/>
                            <w:sz w:val="20"/>
                            <w:szCs w:val="20"/>
                            <w:lang w:eastAsia="en-AU"/>
                          </w:rPr>
                          <m:t>0.991</m:t>
                        </m:r>
                      </m:den>
                    </m:f>
                  </m:e>
                </m:func>
              </m:oMath>
            </m:oMathPara>
          </w:p>
          <w:p w14:paraId="763BE39B" w14:textId="1F8F7A16" w:rsidR="004E7D29" w:rsidRPr="000D1120" w:rsidRDefault="004E7D29" w:rsidP="00C03336">
            <w:pPr>
              <w:spacing w:after="0" w:line="240" w:lineRule="auto"/>
              <w:rPr>
                <w:rFonts w:ascii="Calibri" w:eastAsia="Times New Roman" w:hAnsi="Calibri" w:cs="Times New Roman"/>
                <w:color w:val="000000"/>
                <w:sz w:val="20"/>
                <w:szCs w:val="20"/>
                <w:lang w:eastAsia="en-AU"/>
              </w:rPr>
            </w:pPr>
          </w:p>
        </w:tc>
        <w:tc>
          <w:tcPr>
            <w:tcW w:w="992" w:type="dxa"/>
            <w:shd w:val="clear" w:color="auto" w:fill="auto"/>
            <w:noWrap/>
            <w:vAlign w:val="center"/>
            <w:hideMark/>
          </w:tcPr>
          <w:p w14:paraId="72979EED" w14:textId="17D66DCF" w:rsidR="00C03336" w:rsidRPr="000D1120" w:rsidRDefault="00C03336" w:rsidP="00C03336">
            <w:pPr>
              <w:rPr>
                <w:rFonts w:ascii="Calibri" w:hAnsi="Calibri"/>
                <w:color w:val="000000"/>
                <w:sz w:val="20"/>
                <w:szCs w:val="20"/>
              </w:rPr>
            </w:pPr>
            <w:r>
              <w:rPr>
                <w:rFonts w:ascii="Calibri" w:hAnsi="Calibri"/>
                <w:color w:val="000000"/>
                <w:sz w:val="20"/>
                <w:szCs w:val="20"/>
              </w:rPr>
              <w:fldChar w:fldCharType="begin"/>
            </w:r>
            <w:r>
              <w:rPr>
                <w:rFonts w:ascii="Calibri" w:hAnsi="Calibri"/>
                <w:color w:val="000000"/>
                <w:sz w:val="20"/>
                <w:szCs w:val="20"/>
              </w:rPr>
              <w:instrText xml:space="preserve"> ADDIN EN.CITE &lt;EndNote&gt;&lt;Cite&gt;&lt;Author&gt;Moriarty&lt;/Author&gt;&lt;Year&gt;2013&lt;/Year&gt;&lt;RecNum&gt;1769&lt;/RecNum&gt;&lt;DisplayText&gt;&lt;style face="superscript"&gt;8&lt;/style&gt;&lt;/DisplayText&gt;&lt;record&gt;&lt;rec-number&gt;1769&lt;/rec-number&gt;&lt;foreign-keys&gt;&lt;key app="EN" db-id="dtzr5pa2kvx9p5e2998x9rap5t09s999sztd" timestamp="1503386134"&gt;1769&lt;/key&gt;&lt;/foreign-keys&gt;&lt;ref-type name="Journal Article"&gt;17&lt;/ref-type&gt;&lt;contributors&gt;&lt;authors&gt;&lt;author&gt;Moriarty, R.&lt;/author&gt;&lt;author&gt;O&amp;apos;Brien, T. D.&lt;/author&gt;&lt;/authors&gt;&lt;/contributors&gt;&lt;titles&gt;&lt;title&gt;Distribution of mesozooplankton biomass in the global ocean&lt;/title&gt;&lt;secondary-title&gt;Earth System Science Data&lt;/secondary-title&gt;&lt;/titles&gt;&lt;periodical&gt;&lt;full-title&gt;Earth System Science Data&lt;/full-title&gt;&lt;/periodical&gt;&lt;pages&gt;45-55&lt;/pages&gt;&lt;volume&gt;5&lt;/volume&gt;&lt;number&gt;1&lt;/number&gt;&lt;dates&gt;&lt;year&gt;2013&lt;/year&gt;&lt;/dates&gt;&lt;isbn&gt;1866-3508&lt;/isbn&gt;&lt;accession-num&gt;WOS:000209415400005&lt;/accession-num&gt;&lt;urls&gt;&lt;related-urls&gt;&lt;url&gt;&amp;lt;Go to ISI&amp;gt;://WOS:000209415400005&lt;/url&gt;&lt;/related-urls&gt;&lt;/urls&gt;&lt;electronic-resource-num&gt;10.5194/essd-5-45-2013&lt;/electronic-resource-num&gt;&lt;/record&gt;&lt;/Cite&gt;&lt;/EndNote&gt;</w:instrText>
            </w:r>
            <w:r>
              <w:rPr>
                <w:rFonts w:ascii="Calibri" w:hAnsi="Calibri"/>
                <w:color w:val="000000"/>
                <w:sz w:val="20"/>
                <w:szCs w:val="20"/>
              </w:rPr>
              <w:fldChar w:fldCharType="separate"/>
            </w:r>
            <w:r w:rsidRPr="00C03336">
              <w:rPr>
                <w:rFonts w:ascii="Calibri" w:hAnsi="Calibri"/>
                <w:noProof/>
                <w:color w:val="000000"/>
                <w:sz w:val="20"/>
                <w:szCs w:val="20"/>
                <w:vertAlign w:val="superscript"/>
              </w:rPr>
              <w:t>8</w:t>
            </w:r>
            <w:r>
              <w:rPr>
                <w:rFonts w:ascii="Calibri" w:hAnsi="Calibri"/>
                <w:color w:val="000000"/>
                <w:sz w:val="20"/>
                <w:szCs w:val="20"/>
              </w:rPr>
              <w:fldChar w:fldCharType="end"/>
            </w:r>
            <w:proofErr w:type="spellStart"/>
            <w:r w:rsidRPr="000D1120">
              <w:rPr>
                <w:rFonts w:ascii="Calibri" w:hAnsi="Calibri"/>
                <w:color w:val="000000"/>
                <w:sz w:val="20"/>
                <w:szCs w:val="20"/>
              </w:rPr>
              <w:t>Balvay</w:t>
            </w:r>
            <w:proofErr w:type="spellEnd"/>
            <w:r w:rsidRPr="000D1120">
              <w:rPr>
                <w:rFonts w:ascii="Calibri" w:hAnsi="Calibri"/>
                <w:color w:val="000000"/>
                <w:sz w:val="20"/>
                <w:szCs w:val="20"/>
              </w:rPr>
              <w:t xml:space="preserve"> 1987</w:t>
            </w:r>
          </w:p>
        </w:tc>
      </w:tr>
      <w:tr w:rsidR="00C03336" w:rsidRPr="000D1120" w14:paraId="289577F0" w14:textId="77777777" w:rsidTr="004E7D29">
        <w:trPr>
          <w:trHeight w:val="300"/>
        </w:trPr>
        <w:tc>
          <w:tcPr>
            <w:tcW w:w="2729" w:type="dxa"/>
            <w:shd w:val="clear" w:color="auto" w:fill="auto"/>
            <w:noWrap/>
            <w:vAlign w:val="center"/>
          </w:tcPr>
          <w:p w14:paraId="2F8DA984" w14:textId="77777777" w:rsidR="00C03336" w:rsidRPr="000D1120" w:rsidRDefault="00C03336" w:rsidP="00C03336">
            <w:pPr>
              <w:spacing w:after="0" w:line="240" w:lineRule="auto"/>
              <w:rPr>
                <w:rFonts w:ascii="Calibri" w:eastAsia="Times New Roman" w:hAnsi="Calibri" w:cs="Times New Roman"/>
                <w:color w:val="000000"/>
                <w:sz w:val="20"/>
                <w:szCs w:val="20"/>
                <w:lang w:eastAsia="en-AU"/>
              </w:rPr>
            </w:pPr>
          </w:p>
        </w:tc>
        <w:tc>
          <w:tcPr>
            <w:tcW w:w="5488" w:type="dxa"/>
            <w:vAlign w:val="center"/>
          </w:tcPr>
          <w:p w14:paraId="68AD0BCF" w14:textId="1483F26A" w:rsidR="00C03336" w:rsidRPr="00CC15F8" w:rsidRDefault="00AC67D0" w:rsidP="00C03336">
            <w:pPr>
              <w:spacing w:after="0" w:line="240" w:lineRule="auto"/>
              <w:rPr>
                <w:rFonts w:ascii="Calibri" w:eastAsia="Times New Roman" w:hAnsi="Calibri" w:cs="Times New Roman"/>
                <w:color w:val="000000"/>
                <w:sz w:val="20"/>
                <w:szCs w:val="20"/>
                <w:lang w:eastAsia="en-AU"/>
              </w:rPr>
            </w:pPr>
            <m:oMathPara>
              <m:oMath>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CM=</m:t>
                    </m:r>
                    <m:f>
                      <m:fPr>
                        <m:ctrlPr>
                          <w:rPr>
                            <w:rFonts w:ascii="Cambria Math" w:eastAsia="Times New Roman" w:hAnsi="Cambria Math" w:cs="Times New Roman"/>
                            <w:i/>
                            <w:color w:val="000000"/>
                            <w:sz w:val="20"/>
                            <w:szCs w:val="20"/>
                            <w:lang w:eastAsia="en-AU"/>
                          </w:rPr>
                        </m:ctrlPr>
                      </m:fPr>
                      <m:num>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m:t>
                            </m:r>
                            <m:func>
                              <m:funcPr>
                                <m:ctrlPr>
                                  <w:rPr>
                                    <w:rFonts w:ascii="Cambria Math" w:eastAsia="Times New Roman" w:hAnsi="Cambria Math" w:cs="Times New Roman"/>
                                    <w:i/>
                                    <w:color w:val="000000"/>
                                    <w:sz w:val="20"/>
                                    <w:szCs w:val="20"/>
                                    <w:lang w:eastAsia="en-AU"/>
                                  </w:rPr>
                                </m:ctrlPr>
                              </m:funcPr>
                              <m:fName>
                                <m:sSub>
                                  <m:sSubPr>
                                    <m:ctrlPr>
                                      <w:rPr>
                                        <w:rFonts w:ascii="Cambria Math" w:eastAsia="Times New Roman" w:hAnsi="Cambria Math" w:cs="Times New Roman"/>
                                        <w:i/>
                                        <w:color w:val="000000"/>
                                        <w:sz w:val="20"/>
                                        <w:szCs w:val="20"/>
                                        <w:lang w:eastAsia="en-AU"/>
                                      </w:rPr>
                                    </m:ctrlPr>
                                  </m:sSubPr>
                                  <m:e>
                                    <m:r>
                                      <m:rPr>
                                        <m:sty m:val="p"/>
                                      </m:rPr>
                                      <w:rPr>
                                        <w:rFonts w:ascii="Cambria Math" w:eastAsia="Times New Roman" w:hAnsi="Cambria Math" w:cs="Times New Roman"/>
                                        <w:color w:val="000000"/>
                                        <w:sz w:val="20"/>
                                        <w:szCs w:val="20"/>
                                      </w:rPr>
                                      <m:t>log</m:t>
                                    </m:r>
                                  </m:e>
                                  <m:sub>
                                    <m:r>
                                      <w:rPr>
                                        <w:rFonts w:ascii="Cambria Math" w:eastAsia="Times New Roman" w:hAnsi="Cambria Math" w:cs="Times New Roman"/>
                                        <w:color w:val="000000"/>
                                        <w:sz w:val="20"/>
                                        <w:szCs w:val="20"/>
                                        <w:lang w:eastAsia="en-AU"/>
                                      </w:rPr>
                                      <m:t>10</m:t>
                                    </m:r>
                                  </m:sub>
                                </m:sSub>
                              </m:fName>
                              <m:e>
                                <m:r>
                                  <w:rPr>
                                    <w:rFonts w:ascii="Cambria Math" w:eastAsia="Times New Roman" w:hAnsi="Cambria Math" w:cs="Times New Roman"/>
                                    <w:color w:val="000000"/>
                                    <w:sz w:val="20"/>
                                    <w:szCs w:val="20"/>
                                    <w:lang w:eastAsia="en-AU"/>
                                  </w:rPr>
                                  <m:t>SV*0.843)+1.417</m:t>
                                </m:r>
                              </m:e>
                            </m:func>
                            <m:r>
                              <w:rPr>
                                <w:rFonts w:ascii="Cambria Math" w:eastAsia="Times New Roman" w:hAnsi="Cambria Math" w:cs="Times New Roman"/>
                                <w:color w:val="000000"/>
                                <w:sz w:val="20"/>
                                <w:szCs w:val="20"/>
                                <w:lang w:eastAsia="en-AU"/>
                              </w:rPr>
                              <m:t>)-0.499)</m:t>
                            </m:r>
                          </m:e>
                        </m:func>
                      </m:num>
                      <m:den>
                        <m:r>
                          <w:rPr>
                            <w:rFonts w:ascii="Cambria Math" w:eastAsia="Times New Roman" w:hAnsi="Cambria Math" w:cs="Times New Roman"/>
                            <w:color w:val="000000"/>
                            <w:sz w:val="20"/>
                            <w:szCs w:val="20"/>
                            <w:lang w:eastAsia="en-AU"/>
                          </w:rPr>
                          <m:t>0.991</m:t>
                        </m:r>
                      </m:den>
                    </m:f>
                  </m:e>
                </m:func>
              </m:oMath>
            </m:oMathPara>
          </w:p>
        </w:tc>
        <w:tc>
          <w:tcPr>
            <w:tcW w:w="992" w:type="dxa"/>
            <w:shd w:val="clear" w:color="auto" w:fill="auto"/>
            <w:noWrap/>
            <w:vAlign w:val="center"/>
          </w:tcPr>
          <w:p w14:paraId="51AB02C1" w14:textId="77777777" w:rsidR="00C03336" w:rsidRDefault="00C03336" w:rsidP="00C03336">
            <w:pPr>
              <w:rPr>
                <w:rFonts w:ascii="Calibri" w:hAnsi="Calibri"/>
                <w:color w:val="000000"/>
                <w:sz w:val="20"/>
                <w:szCs w:val="20"/>
              </w:rPr>
            </w:pPr>
          </w:p>
        </w:tc>
      </w:tr>
    </w:tbl>
    <w:p w14:paraId="2B081A5E" w14:textId="77777777" w:rsidR="00BF38F3" w:rsidRPr="00400B21" w:rsidRDefault="00BF38F3" w:rsidP="00BF38F3"/>
    <w:p w14:paraId="70E842BD" w14:textId="77777777" w:rsidR="00BF38F3" w:rsidRDefault="00BF38F3" w:rsidP="00BF38F3"/>
    <w:p w14:paraId="415EEFBC" w14:textId="77777777" w:rsidR="00BF38F3" w:rsidRDefault="00BF38F3" w:rsidP="00BF38F3">
      <w:pPr>
        <w:rPr>
          <w:shd w:val="clear" w:color="auto" w:fill="FCFCFC"/>
        </w:rPr>
      </w:pPr>
    </w:p>
    <w:p w14:paraId="721FE340" w14:textId="77777777" w:rsidR="00BF38F3" w:rsidRDefault="00BF38F3" w:rsidP="00BF38F3">
      <w:pPr>
        <w:rPr>
          <w:shd w:val="clear" w:color="auto" w:fill="FCFCFC"/>
        </w:rPr>
      </w:pPr>
    </w:p>
    <w:p w14:paraId="4C5DF3ED" w14:textId="77777777" w:rsidR="00BF38F3" w:rsidRDefault="00BF38F3" w:rsidP="00BF38F3">
      <w:pPr>
        <w:rPr>
          <w:shd w:val="clear" w:color="auto" w:fill="FCFCFC"/>
        </w:rPr>
      </w:pPr>
    </w:p>
    <w:p w14:paraId="4B63B7AB" w14:textId="77777777" w:rsidR="00BF38F3" w:rsidRDefault="00BF38F3" w:rsidP="00BF38F3">
      <w:pPr>
        <w:rPr>
          <w:shd w:val="clear" w:color="auto" w:fill="FCFCFC"/>
        </w:rPr>
      </w:pPr>
    </w:p>
    <w:p w14:paraId="4B89FC87" w14:textId="77777777" w:rsidR="00BF38F3" w:rsidRDefault="00BF38F3" w:rsidP="00BF38F3">
      <w:pPr>
        <w:rPr>
          <w:rFonts w:asciiTheme="majorHAnsi" w:eastAsiaTheme="majorEastAsia" w:hAnsiTheme="majorHAnsi" w:cstheme="majorBidi"/>
          <w:i/>
          <w:iCs/>
          <w:color w:val="2E74B5" w:themeColor="accent1" w:themeShade="BF"/>
          <w:shd w:val="clear" w:color="auto" w:fill="FCFCFC"/>
        </w:rPr>
      </w:pPr>
      <w:r>
        <w:rPr>
          <w:shd w:val="clear" w:color="auto" w:fill="FCFCFC"/>
        </w:rPr>
        <w:br w:type="page"/>
      </w:r>
    </w:p>
    <w:p w14:paraId="07A9A5FB" w14:textId="1BB5550C" w:rsidR="00BF38F3" w:rsidRPr="00AB3DD1" w:rsidRDefault="00A90C27" w:rsidP="00BF38F3">
      <w:pPr>
        <w:pStyle w:val="Heading4"/>
        <w:rPr>
          <w:shd w:val="clear" w:color="auto" w:fill="FCFCFC"/>
        </w:rPr>
      </w:pPr>
      <w:r>
        <w:rPr>
          <w:shd w:val="clear" w:color="auto" w:fill="FCFCFC"/>
        </w:rPr>
        <w:lastRenderedPageBreak/>
        <w:t>A</w:t>
      </w:r>
      <w:r w:rsidR="00BF38F3">
        <w:rPr>
          <w:shd w:val="clear" w:color="auto" w:fill="FCFCFC"/>
        </w:rPr>
        <w:t>ppendix</w:t>
      </w:r>
      <w:r w:rsidR="00BF38F3" w:rsidRPr="00AB3DD1">
        <w:rPr>
          <w:shd w:val="clear" w:color="auto" w:fill="FCFCFC"/>
        </w:rPr>
        <w:t xml:space="preserve"> </w:t>
      </w:r>
      <w:r>
        <w:rPr>
          <w:shd w:val="clear" w:color="auto" w:fill="FCFCFC"/>
        </w:rPr>
        <w:t xml:space="preserve">1 </w:t>
      </w:r>
      <w:r w:rsidR="00BF38F3" w:rsidRPr="00AB3DD1">
        <w:rPr>
          <w:shd w:val="clear" w:color="auto" w:fill="FCFCFC"/>
        </w:rPr>
        <w:t xml:space="preserve">– </w:t>
      </w:r>
      <w:proofErr w:type="gramStart"/>
      <w:r w:rsidR="00BF38F3" w:rsidRPr="00AB3DD1">
        <w:rPr>
          <w:shd w:val="clear" w:color="auto" w:fill="FCFCFC"/>
        </w:rPr>
        <w:t>Data</w:t>
      </w:r>
      <w:r>
        <w:rPr>
          <w:shd w:val="clear" w:color="auto" w:fill="FCFCFC"/>
        </w:rPr>
        <w:t xml:space="preserve">sets </w:t>
      </w:r>
      <w:r w:rsidR="00BF38F3" w:rsidRPr="00AB3DD1">
        <w:rPr>
          <w:shd w:val="clear" w:color="auto" w:fill="FCFCFC"/>
        </w:rPr>
        <w:t xml:space="preserve"> sou</w:t>
      </w:r>
      <w:r w:rsidR="0085438F">
        <w:rPr>
          <w:shd w:val="clear" w:color="auto" w:fill="FCFCFC"/>
        </w:rPr>
        <w:t>rced</w:t>
      </w:r>
      <w:proofErr w:type="gramEnd"/>
      <w:r w:rsidR="0085438F">
        <w:rPr>
          <w:shd w:val="clear" w:color="auto" w:fill="FCFCFC"/>
        </w:rPr>
        <w:t xml:space="preserve"> from </w:t>
      </w:r>
      <w:commentRangeStart w:id="17"/>
      <w:r w:rsidR="0085438F">
        <w:rPr>
          <w:shd w:val="clear" w:color="auto" w:fill="FCFCFC"/>
        </w:rPr>
        <w:t>COPEPOD</w:t>
      </w:r>
      <w:commentRangeEnd w:id="17"/>
      <w:r w:rsidR="00D16220">
        <w:rPr>
          <w:rStyle w:val="CommentReference"/>
          <w:rFonts w:asciiTheme="minorHAnsi" w:eastAsiaTheme="minorHAnsi" w:hAnsiTheme="minorHAnsi" w:cstheme="minorBidi"/>
          <w:i w:val="0"/>
          <w:iCs w:val="0"/>
          <w:color w:val="auto"/>
        </w:rPr>
        <w:commentReference w:id="17"/>
      </w:r>
      <w:r w:rsidR="0085438F">
        <w:rPr>
          <w:shd w:val="clear" w:color="auto" w:fill="FCFCFC"/>
        </w:rPr>
        <w:t xml:space="preserve"> - accessed </w:t>
      </w:r>
      <w:r w:rsidR="00BF38F3" w:rsidRPr="00AB3DD1">
        <w:rPr>
          <w:shd w:val="clear" w:color="auto" w:fill="FCFCFC"/>
        </w:rPr>
        <w:t>2017</w:t>
      </w:r>
    </w:p>
    <w:tbl>
      <w:tblPr>
        <w:tblStyle w:val="TableGrid"/>
        <w:tblW w:w="9209" w:type="dxa"/>
        <w:tblLook w:val="04A0" w:firstRow="1" w:lastRow="0" w:firstColumn="1" w:lastColumn="0" w:noHBand="0" w:noVBand="1"/>
      </w:tblPr>
      <w:tblGrid>
        <w:gridCol w:w="3417"/>
        <w:gridCol w:w="3301"/>
        <w:gridCol w:w="1359"/>
        <w:gridCol w:w="1132"/>
      </w:tblGrid>
      <w:tr w:rsidR="00C31975" w:rsidRPr="002D351B" w14:paraId="2184CA4D" w14:textId="7D86FF6C" w:rsidTr="00185230">
        <w:tc>
          <w:tcPr>
            <w:tcW w:w="3569" w:type="dxa"/>
            <w:vAlign w:val="bottom"/>
          </w:tcPr>
          <w:p w14:paraId="125146FB" w14:textId="4EBE010A" w:rsidR="00C31975" w:rsidRPr="002D351B" w:rsidRDefault="00C31975" w:rsidP="00E81110">
            <w:pPr>
              <w:rPr>
                <w:rFonts w:ascii="Calibri" w:hAnsi="Calibri"/>
                <w:b/>
                <w:color w:val="000000"/>
              </w:rPr>
            </w:pPr>
            <w:r>
              <w:rPr>
                <w:rFonts w:ascii="Calibri" w:hAnsi="Calibri"/>
                <w:b/>
                <w:color w:val="000000"/>
              </w:rPr>
              <w:t>Project name</w:t>
            </w:r>
            <w:r w:rsidRPr="002D351B">
              <w:rPr>
                <w:rFonts w:ascii="Calibri" w:hAnsi="Calibri"/>
                <w:b/>
                <w:color w:val="000000"/>
              </w:rPr>
              <w:t xml:space="preserve"> in COPEPOD</w:t>
            </w:r>
          </w:p>
        </w:tc>
        <w:tc>
          <w:tcPr>
            <w:tcW w:w="3431" w:type="dxa"/>
            <w:vAlign w:val="bottom"/>
          </w:tcPr>
          <w:p w14:paraId="531CD8E2" w14:textId="48907270" w:rsidR="00C31975" w:rsidRPr="002D351B" w:rsidRDefault="00C31975" w:rsidP="002D351B">
            <w:pPr>
              <w:rPr>
                <w:rFonts w:ascii="Calibri" w:hAnsi="Calibri"/>
                <w:b/>
                <w:color w:val="000000"/>
              </w:rPr>
            </w:pPr>
            <w:r>
              <w:rPr>
                <w:rFonts w:ascii="Calibri" w:hAnsi="Calibri"/>
                <w:b/>
                <w:color w:val="000000"/>
              </w:rPr>
              <w:t>Institute</w:t>
            </w:r>
            <w:r w:rsidRPr="002D351B">
              <w:rPr>
                <w:rFonts w:ascii="Calibri" w:hAnsi="Calibri"/>
                <w:b/>
                <w:color w:val="000000"/>
              </w:rPr>
              <w:t xml:space="preserve"> in COPEPOD</w:t>
            </w:r>
          </w:p>
        </w:tc>
        <w:tc>
          <w:tcPr>
            <w:tcW w:w="1061" w:type="dxa"/>
            <w:vAlign w:val="bottom"/>
          </w:tcPr>
          <w:p w14:paraId="14B93DCE" w14:textId="328C0068" w:rsidR="00C31975" w:rsidRPr="0085438F" w:rsidRDefault="00C31975" w:rsidP="0085438F">
            <w:pPr>
              <w:jc w:val="center"/>
              <w:rPr>
                <w:rFonts w:ascii="Calibri" w:hAnsi="Calibri"/>
                <w:b/>
                <w:color w:val="000000"/>
              </w:rPr>
            </w:pPr>
            <w:r w:rsidRPr="0085438F">
              <w:rPr>
                <w:rFonts w:ascii="Calibri" w:hAnsi="Calibri"/>
                <w:b/>
                <w:color w:val="000000"/>
              </w:rPr>
              <w:t># records biomass</w:t>
            </w:r>
          </w:p>
        </w:tc>
        <w:tc>
          <w:tcPr>
            <w:tcW w:w="1148" w:type="dxa"/>
          </w:tcPr>
          <w:p w14:paraId="3F01C52D" w14:textId="485B7DBB" w:rsidR="00C31975" w:rsidRPr="0085438F" w:rsidRDefault="00C31975" w:rsidP="0085438F">
            <w:pPr>
              <w:jc w:val="center"/>
              <w:rPr>
                <w:rFonts w:ascii="Calibri" w:hAnsi="Calibri"/>
                <w:b/>
                <w:color w:val="000000"/>
              </w:rPr>
            </w:pPr>
            <w:proofErr w:type="spellStart"/>
            <w:r>
              <w:t>copePID</w:t>
            </w:r>
            <w:proofErr w:type="spellEnd"/>
          </w:p>
        </w:tc>
      </w:tr>
      <w:tr w:rsidR="00C31975" w:rsidRPr="003922EE" w14:paraId="28C88491" w14:textId="41F61B66" w:rsidTr="00185230">
        <w:tc>
          <w:tcPr>
            <w:tcW w:w="3569" w:type="dxa"/>
          </w:tcPr>
          <w:p w14:paraId="0CD011EB" w14:textId="77777777" w:rsidR="00C31975" w:rsidRDefault="00C31975" w:rsidP="00514B67">
            <w:pPr>
              <w:rPr>
                <w:rFonts w:ascii="Calibri" w:hAnsi="Calibri"/>
                <w:color w:val="000000"/>
              </w:rPr>
            </w:pPr>
            <w:r>
              <w:rPr>
                <w:shd w:val="clear" w:color="auto" w:fill="FCFCFC"/>
              </w:rPr>
              <w:t>Discovery Reports  - Foxton 1956 Volume XXVIII, 1932-1939</w:t>
            </w:r>
          </w:p>
        </w:tc>
        <w:tc>
          <w:tcPr>
            <w:tcW w:w="3431" w:type="dxa"/>
          </w:tcPr>
          <w:p w14:paraId="254C16F3" w14:textId="77777777" w:rsidR="00C31975" w:rsidRDefault="00C31975" w:rsidP="00514B67">
            <w:pPr>
              <w:rPr>
                <w:rFonts w:ascii="Calibri" w:hAnsi="Calibri"/>
                <w:color w:val="000000"/>
              </w:rPr>
            </w:pPr>
            <w:r>
              <w:rPr>
                <w:rFonts w:ascii="Calibri" w:hAnsi="Calibri"/>
                <w:color w:val="000000"/>
              </w:rPr>
              <w:t>National Institute of Oceanography (United Kingdom)</w:t>
            </w:r>
          </w:p>
        </w:tc>
        <w:tc>
          <w:tcPr>
            <w:tcW w:w="1061" w:type="dxa"/>
          </w:tcPr>
          <w:p w14:paraId="7319330E" w14:textId="77777777" w:rsidR="00C31975" w:rsidRPr="0085438F" w:rsidRDefault="00C31975" w:rsidP="00514B67">
            <w:pPr>
              <w:jc w:val="center"/>
              <w:rPr>
                <w:rFonts w:ascii="Calibri" w:hAnsi="Calibri"/>
                <w:color w:val="000000"/>
              </w:rPr>
            </w:pPr>
            <w:r w:rsidRPr="0085438F">
              <w:rPr>
                <w:rFonts w:ascii="Calibri" w:hAnsi="Calibri"/>
                <w:color w:val="000000"/>
              </w:rPr>
              <w:t>139</w:t>
            </w:r>
          </w:p>
        </w:tc>
        <w:tc>
          <w:tcPr>
            <w:tcW w:w="1148" w:type="dxa"/>
          </w:tcPr>
          <w:p w14:paraId="1985FFE8" w14:textId="3F651F45" w:rsidR="00C31975" w:rsidRPr="0085438F" w:rsidRDefault="00AC67D0" w:rsidP="00514B67">
            <w:pPr>
              <w:jc w:val="center"/>
              <w:rPr>
                <w:rFonts w:ascii="Calibri" w:hAnsi="Calibri"/>
                <w:color w:val="000000"/>
              </w:rPr>
            </w:pPr>
            <w:hyperlink r:id="rId17" w:history="1">
              <w:r w:rsidR="00C31975">
                <w:rPr>
                  <w:rStyle w:val="Hyperlink"/>
                  <w:rFonts w:ascii="Calibri" w:hAnsi="Calibri"/>
                </w:rPr>
                <w:t>uk-04102</w:t>
              </w:r>
            </w:hyperlink>
          </w:p>
        </w:tc>
      </w:tr>
      <w:tr w:rsidR="00C31975" w:rsidRPr="003922EE" w14:paraId="6B7D1BB6" w14:textId="44B737AE" w:rsidTr="00185230">
        <w:tc>
          <w:tcPr>
            <w:tcW w:w="3569" w:type="dxa"/>
          </w:tcPr>
          <w:p w14:paraId="04B7F25F" w14:textId="77777777" w:rsidR="00C31975" w:rsidRDefault="00C31975" w:rsidP="00514B67">
            <w:pPr>
              <w:rPr>
                <w:rFonts w:ascii="Calibri" w:hAnsi="Calibri"/>
                <w:color w:val="000000"/>
              </w:rPr>
            </w:pPr>
            <w:r>
              <w:rPr>
                <w:rFonts w:ascii="Calibri" w:hAnsi="Calibri"/>
                <w:color w:val="000000"/>
              </w:rPr>
              <w:t>R/V OB 1956-1958</w:t>
            </w:r>
          </w:p>
        </w:tc>
        <w:tc>
          <w:tcPr>
            <w:tcW w:w="3431" w:type="dxa"/>
          </w:tcPr>
          <w:p w14:paraId="1FD9EBAC" w14:textId="77777777" w:rsidR="00C31975" w:rsidRDefault="00C31975" w:rsidP="00514B67">
            <w:pPr>
              <w:rPr>
                <w:rFonts w:ascii="Calibri" w:hAnsi="Calibri"/>
                <w:color w:val="000000"/>
              </w:rPr>
            </w:pPr>
            <w:r>
              <w:rPr>
                <w:rFonts w:ascii="Calibri" w:hAnsi="Calibri"/>
                <w:color w:val="000000"/>
              </w:rPr>
              <w:t>NRZ - Netherlands Council of Oceanic Research</w:t>
            </w:r>
          </w:p>
        </w:tc>
        <w:tc>
          <w:tcPr>
            <w:tcW w:w="1061" w:type="dxa"/>
          </w:tcPr>
          <w:p w14:paraId="0632F211" w14:textId="77777777" w:rsidR="00C31975" w:rsidRPr="0085438F" w:rsidRDefault="00C31975" w:rsidP="00514B67">
            <w:pPr>
              <w:jc w:val="center"/>
              <w:rPr>
                <w:rFonts w:ascii="Calibri" w:hAnsi="Calibri"/>
                <w:color w:val="000000"/>
              </w:rPr>
            </w:pPr>
            <w:r w:rsidRPr="0085438F">
              <w:rPr>
                <w:rFonts w:ascii="Calibri" w:hAnsi="Calibri"/>
                <w:color w:val="000000"/>
              </w:rPr>
              <w:t>12</w:t>
            </w:r>
          </w:p>
        </w:tc>
        <w:tc>
          <w:tcPr>
            <w:tcW w:w="1148" w:type="dxa"/>
          </w:tcPr>
          <w:p w14:paraId="43DFE43B" w14:textId="7B214365" w:rsidR="00C31975" w:rsidRPr="0085438F" w:rsidRDefault="00AC67D0" w:rsidP="00514B67">
            <w:pPr>
              <w:jc w:val="center"/>
              <w:rPr>
                <w:rFonts w:ascii="Calibri" w:hAnsi="Calibri"/>
                <w:color w:val="000000"/>
              </w:rPr>
            </w:pPr>
            <w:hyperlink r:id="rId18" w:history="1">
              <w:r w:rsidR="00185230" w:rsidRPr="00185230">
                <w:rPr>
                  <w:rStyle w:val="Hyperlink"/>
                  <w:rFonts w:ascii="Calibri" w:hAnsi="Calibri"/>
                </w:rPr>
                <w:t>ru-01003</w:t>
              </w:r>
            </w:hyperlink>
          </w:p>
        </w:tc>
      </w:tr>
      <w:tr w:rsidR="00C31975" w:rsidRPr="003922EE" w14:paraId="62638B42" w14:textId="7F4372FD" w:rsidTr="00185230">
        <w:tc>
          <w:tcPr>
            <w:tcW w:w="3569" w:type="dxa"/>
          </w:tcPr>
          <w:p w14:paraId="12E23C16" w14:textId="77777777" w:rsidR="00C31975" w:rsidRDefault="00C31975" w:rsidP="00514B67">
            <w:pPr>
              <w:rPr>
                <w:rFonts w:ascii="Calibri" w:hAnsi="Calibri"/>
                <w:color w:val="000000"/>
              </w:rPr>
            </w:pPr>
            <w:r>
              <w:rPr>
                <w:rFonts w:ascii="Calibri" w:hAnsi="Calibri"/>
                <w:color w:val="000000"/>
              </w:rPr>
              <w:t>Vityaz Pacific Ocean Cruises 1957-1958</w:t>
            </w:r>
          </w:p>
        </w:tc>
        <w:tc>
          <w:tcPr>
            <w:tcW w:w="3431" w:type="dxa"/>
          </w:tcPr>
          <w:p w14:paraId="0C27E09A" w14:textId="77777777" w:rsidR="00C31975" w:rsidRDefault="00C31975" w:rsidP="00514B67">
            <w:pPr>
              <w:rPr>
                <w:rFonts w:ascii="Calibri" w:hAnsi="Calibri"/>
                <w:color w:val="000000"/>
              </w:rPr>
            </w:pPr>
            <w:r>
              <w:rPr>
                <w:shd w:val="clear" w:color="auto" w:fill="FCFCFC"/>
              </w:rPr>
              <w:t>Institute of Oceanology/USSR Academy of Sciences – Vityaz Pacific Ocean Cruises</w:t>
            </w:r>
          </w:p>
        </w:tc>
        <w:tc>
          <w:tcPr>
            <w:tcW w:w="1061" w:type="dxa"/>
          </w:tcPr>
          <w:p w14:paraId="70E027CB" w14:textId="77777777" w:rsidR="00C31975" w:rsidRPr="0085438F" w:rsidRDefault="00C31975" w:rsidP="00514B67">
            <w:pPr>
              <w:jc w:val="center"/>
              <w:rPr>
                <w:rFonts w:ascii="Calibri" w:hAnsi="Calibri"/>
                <w:color w:val="000000"/>
              </w:rPr>
            </w:pPr>
            <w:r w:rsidRPr="0085438F">
              <w:rPr>
                <w:rFonts w:ascii="Calibri" w:hAnsi="Calibri"/>
                <w:color w:val="000000"/>
              </w:rPr>
              <w:t>32</w:t>
            </w:r>
          </w:p>
        </w:tc>
        <w:tc>
          <w:tcPr>
            <w:tcW w:w="1148" w:type="dxa"/>
          </w:tcPr>
          <w:p w14:paraId="599F3FA8" w14:textId="70DC136A" w:rsidR="00C31975" w:rsidRPr="0085438F" w:rsidRDefault="00AC67D0" w:rsidP="00514B67">
            <w:pPr>
              <w:jc w:val="center"/>
              <w:rPr>
                <w:rFonts w:ascii="Calibri" w:hAnsi="Calibri"/>
                <w:color w:val="000000"/>
              </w:rPr>
            </w:pPr>
            <w:hyperlink r:id="rId19" w:history="1">
              <w:r w:rsidR="00185230" w:rsidRPr="00185230">
                <w:rPr>
                  <w:rStyle w:val="Hyperlink"/>
                  <w:rFonts w:ascii="Calibri" w:hAnsi="Calibri"/>
                </w:rPr>
                <w:t>ru-04103</w:t>
              </w:r>
            </w:hyperlink>
          </w:p>
        </w:tc>
      </w:tr>
      <w:tr w:rsidR="00C31975" w:rsidRPr="003922EE" w14:paraId="6F9BC582" w14:textId="4D59F1AA" w:rsidTr="00185230">
        <w:tc>
          <w:tcPr>
            <w:tcW w:w="3569" w:type="dxa"/>
          </w:tcPr>
          <w:p w14:paraId="08095DCD" w14:textId="77777777" w:rsidR="00C31975" w:rsidRDefault="00C31975" w:rsidP="00514B67">
            <w:pPr>
              <w:rPr>
                <w:rFonts w:ascii="Calibri" w:hAnsi="Calibri"/>
                <w:color w:val="000000"/>
              </w:rPr>
            </w:pPr>
            <w:proofErr w:type="spellStart"/>
            <w:r>
              <w:rPr>
                <w:rFonts w:ascii="Calibri" w:hAnsi="Calibri"/>
                <w:color w:val="000000"/>
              </w:rPr>
              <w:t>L'Orsom</w:t>
            </w:r>
            <w:proofErr w:type="spellEnd"/>
            <w:r>
              <w:rPr>
                <w:rFonts w:ascii="Calibri" w:hAnsi="Calibri"/>
                <w:color w:val="000000"/>
              </w:rPr>
              <w:t xml:space="preserve"> III, 1958</w:t>
            </w:r>
          </w:p>
        </w:tc>
        <w:tc>
          <w:tcPr>
            <w:tcW w:w="3431" w:type="dxa"/>
          </w:tcPr>
          <w:p w14:paraId="6A6032FF" w14:textId="77777777" w:rsidR="00C31975" w:rsidRDefault="00C31975" w:rsidP="00514B67">
            <w:pPr>
              <w:rPr>
                <w:rFonts w:ascii="Calibri" w:hAnsi="Calibri"/>
                <w:color w:val="000000"/>
              </w:rPr>
            </w:pPr>
            <w:r>
              <w:rPr>
                <w:rFonts w:ascii="Calibri" w:hAnsi="Calibri"/>
                <w:color w:val="000000"/>
              </w:rPr>
              <w:t>CSIRO - Commonwealth Scientific and Industrial Research Organization</w:t>
            </w:r>
          </w:p>
        </w:tc>
        <w:tc>
          <w:tcPr>
            <w:tcW w:w="1061" w:type="dxa"/>
          </w:tcPr>
          <w:p w14:paraId="07916351" w14:textId="77777777" w:rsidR="00C31975" w:rsidRPr="0085438F" w:rsidRDefault="00C31975" w:rsidP="00514B67">
            <w:pPr>
              <w:jc w:val="center"/>
              <w:rPr>
                <w:rFonts w:ascii="Calibri" w:hAnsi="Calibri"/>
                <w:color w:val="000000"/>
              </w:rPr>
            </w:pPr>
            <w:r w:rsidRPr="0085438F">
              <w:rPr>
                <w:rFonts w:ascii="Calibri" w:hAnsi="Calibri"/>
                <w:color w:val="000000"/>
              </w:rPr>
              <w:t>6</w:t>
            </w:r>
          </w:p>
        </w:tc>
        <w:tc>
          <w:tcPr>
            <w:tcW w:w="1148" w:type="dxa"/>
          </w:tcPr>
          <w:p w14:paraId="0E98D43D" w14:textId="56A268D6" w:rsidR="00C31975" w:rsidRPr="0085438F" w:rsidRDefault="00AC67D0" w:rsidP="00514B67">
            <w:pPr>
              <w:jc w:val="center"/>
              <w:rPr>
                <w:rFonts w:ascii="Calibri" w:hAnsi="Calibri"/>
                <w:color w:val="000000"/>
              </w:rPr>
            </w:pPr>
            <w:hyperlink r:id="rId20" w:history="1">
              <w:r w:rsidR="00185230" w:rsidRPr="00185230">
                <w:rPr>
                  <w:rStyle w:val="Hyperlink"/>
                  <w:rFonts w:ascii="Calibri" w:hAnsi="Calibri"/>
                </w:rPr>
                <w:t>fr-03004</w:t>
              </w:r>
            </w:hyperlink>
          </w:p>
        </w:tc>
      </w:tr>
      <w:tr w:rsidR="00C31975" w:rsidRPr="003922EE" w14:paraId="3CEDF3BE" w14:textId="1812D498" w:rsidTr="00185230">
        <w:tc>
          <w:tcPr>
            <w:tcW w:w="3569" w:type="dxa"/>
          </w:tcPr>
          <w:p w14:paraId="45F4F713" w14:textId="77777777" w:rsidR="00C31975" w:rsidRDefault="00C31975" w:rsidP="00514B67">
            <w:pPr>
              <w:rPr>
                <w:rFonts w:ascii="Calibri" w:hAnsi="Calibri"/>
                <w:color w:val="000000"/>
              </w:rPr>
            </w:pPr>
            <w:proofErr w:type="spellStart"/>
            <w:r>
              <w:rPr>
                <w:rFonts w:ascii="Calibri" w:hAnsi="Calibri"/>
                <w:color w:val="000000"/>
              </w:rPr>
              <w:t>Magga</w:t>
            </w:r>
            <w:proofErr w:type="spellEnd"/>
            <w:r>
              <w:rPr>
                <w:rFonts w:ascii="Calibri" w:hAnsi="Calibri"/>
                <w:color w:val="000000"/>
              </w:rPr>
              <w:t xml:space="preserve"> Dan, 1959</w:t>
            </w:r>
          </w:p>
        </w:tc>
        <w:tc>
          <w:tcPr>
            <w:tcW w:w="3431" w:type="dxa"/>
          </w:tcPr>
          <w:p w14:paraId="61B76EA4" w14:textId="77777777" w:rsidR="00C31975" w:rsidRDefault="00C31975" w:rsidP="00514B67">
            <w:pPr>
              <w:rPr>
                <w:rFonts w:ascii="Calibri" w:hAnsi="Calibri"/>
                <w:color w:val="000000"/>
              </w:rPr>
            </w:pPr>
            <w:r>
              <w:rPr>
                <w:rFonts w:ascii="Calibri" w:hAnsi="Calibri"/>
                <w:color w:val="000000"/>
              </w:rPr>
              <w:t>POI - Pacific Oceanological Institute (Vladivostok)</w:t>
            </w:r>
          </w:p>
        </w:tc>
        <w:tc>
          <w:tcPr>
            <w:tcW w:w="1061" w:type="dxa"/>
          </w:tcPr>
          <w:p w14:paraId="551C6224" w14:textId="77777777" w:rsidR="00C31975" w:rsidRPr="0085438F" w:rsidRDefault="00C31975" w:rsidP="00514B67">
            <w:pPr>
              <w:jc w:val="center"/>
              <w:rPr>
                <w:rFonts w:ascii="Calibri" w:hAnsi="Calibri"/>
                <w:color w:val="000000"/>
              </w:rPr>
            </w:pPr>
            <w:r w:rsidRPr="0085438F">
              <w:rPr>
                <w:rFonts w:ascii="Calibri" w:hAnsi="Calibri"/>
                <w:color w:val="000000"/>
              </w:rPr>
              <w:t>5</w:t>
            </w:r>
          </w:p>
        </w:tc>
        <w:tc>
          <w:tcPr>
            <w:tcW w:w="1148" w:type="dxa"/>
          </w:tcPr>
          <w:p w14:paraId="25729A0C" w14:textId="1E558EC2" w:rsidR="00C31975" w:rsidRPr="0085438F" w:rsidRDefault="00AC67D0" w:rsidP="00514B67">
            <w:pPr>
              <w:jc w:val="center"/>
              <w:rPr>
                <w:rFonts w:ascii="Calibri" w:hAnsi="Calibri"/>
                <w:color w:val="000000"/>
              </w:rPr>
            </w:pPr>
            <w:hyperlink r:id="rId21" w:history="1">
              <w:r w:rsidR="00185230" w:rsidRPr="00185230">
                <w:rPr>
                  <w:rStyle w:val="Hyperlink"/>
                  <w:rFonts w:ascii="Calibri" w:hAnsi="Calibri"/>
                </w:rPr>
                <w:t>au-04001</w:t>
              </w:r>
            </w:hyperlink>
          </w:p>
        </w:tc>
      </w:tr>
      <w:tr w:rsidR="00C31975" w:rsidRPr="003922EE" w14:paraId="48E88065" w14:textId="388C7522" w:rsidTr="00185230">
        <w:tc>
          <w:tcPr>
            <w:tcW w:w="3569" w:type="dxa"/>
          </w:tcPr>
          <w:p w14:paraId="6F3000BA" w14:textId="77777777" w:rsidR="00C31975" w:rsidRDefault="00C31975" w:rsidP="00514B67">
            <w:pPr>
              <w:rPr>
                <w:rFonts w:ascii="Calibri" w:hAnsi="Calibri"/>
                <w:color w:val="000000"/>
              </w:rPr>
            </w:pPr>
            <w:r>
              <w:rPr>
                <w:rFonts w:ascii="Calibri" w:hAnsi="Calibri"/>
                <w:color w:val="000000"/>
              </w:rPr>
              <w:t>Vityaz Indian Ocean Cruises 31 and 33, 1959</w:t>
            </w:r>
          </w:p>
        </w:tc>
        <w:tc>
          <w:tcPr>
            <w:tcW w:w="3431" w:type="dxa"/>
          </w:tcPr>
          <w:p w14:paraId="1F98E312" w14:textId="77777777" w:rsidR="00C31975" w:rsidRDefault="00C31975" w:rsidP="00514B67">
            <w:pPr>
              <w:rPr>
                <w:rFonts w:ascii="Calibri" w:hAnsi="Calibri"/>
                <w:color w:val="000000"/>
              </w:rPr>
            </w:pPr>
            <w:r>
              <w:rPr>
                <w:shd w:val="clear" w:color="auto" w:fill="FCFCFC"/>
              </w:rPr>
              <w:t>Institute of Oceanology/USSR Academy of Sciences – Vityaz Indian Ocean Cruises</w:t>
            </w:r>
          </w:p>
        </w:tc>
        <w:tc>
          <w:tcPr>
            <w:tcW w:w="1061" w:type="dxa"/>
          </w:tcPr>
          <w:p w14:paraId="474BFAFC" w14:textId="77777777" w:rsidR="00C31975" w:rsidRPr="0085438F" w:rsidRDefault="00C31975" w:rsidP="00514B67">
            <w:pPr>
              <w:jc w:val="center"/>
              <w:rPr>
                <w:rFonts w:ascii="Calibri" w:hAnsi="Calibri"/>
                <w:color w:val="000000"/>
              </w:rPr>
            </w:pPr>
            <w:r w:rsidRPr="0085438F">
              <w:rPr>
                <w:rFonts w:ascii="Calibri" w:hAnsi="Calibri"/>
                <w:color w:val="000000"/>
              </w:rPr>
              <w:t>112</w:t>
            </w:r>
          </w:p>
        </w:tc>
        <w:tc>
          <w:tcPr>
            <w:tcW w:w="1148" w:type="dxa"/>
          </w:tcPr>
          <w:p w14:paraId="7F766AB8" w14:textId="2E46BA95" w:rsidR="00C31975" w:rsidRPr="0085438F" w:rsidRDefault="00AC67D0" w:rsidP="00514B67">
            <w:pPr>
              <w:jc w:val="center"/>
              <w:rPr>
                <w:rFonts w:ascii="Calibri" w:hAnsi="Calibri"/>
                <w:color w:val="000000"/>
              </w:rPr>
            </w:pPr>
            <w:hyperlink r:id="rId22" w:history="1">
              <w:r w:rsidR="00185230" w:rsidRPr="00185230">
                <w:rPr>
                  <w:rStyle w:val="Hyperlink"/>
                  <w:rFonts w:ascii="Calibri" w:hAnsi="Calibri"/>
                </w:rPr>
                <w:t>ru-04102</w:t>
              </w:r>
            </w:hyperlink>
          </w:p>
        </w:tc>
      </w:tr>
      <w:tr w:rsidR="00C31975" w:rsidRPr="003922EE" w14:paraId="205F9BF4" w14:textId="7CE91F15" w:rsidTr="00185230">
        <w:tc>
          <w:tcPr>
            <w:tcW w:w="3569" w:type="dxa"/>
            <w:vAlign w:val="bottom"/>
          </w:tcPr>
          <w:p w14:paraId="7D56CD3E" w14:textId="735E1350" w:rsidR="00C31975" w:rsidRDefault="00C31975" w:rsidP="00E81110">
            <w:pPr>
              <w:rPr>
                <w:rFonts w:ascii="Calibri" w:hAnsi="Calibri"/>
                <w:color w:val="000000"/>
              </w:rPr>
            </w:pPr>
            <w:commentRangeStart w:id="18"/>
            <w:r>
              <w:rPr>
                <w:rFonts w:ascii="Calibri" w:hAnsi="Calibri"/>
                <w:color w:val="000000"/>
              </w:rPr>
              <w:t>CSIRO Australia, 1959-1963</w:t>
            </w:r>
          </w:p>
        </w:tc>
        <w:tc>
          <w:tcPr>
            <w:tcW w:w="3431" w:type="dxa"/>
            <w:vAlign w:val="bottom"/>
          </w:tcPr>
          <w:p w14:paraId="060CC228" w14:textId="77777777" w:rsidR="00C31975" w:rsidRDefault="00C31975" w:rsidP="00E81110">
            <w:pPr>
              <w:rPr>
                <w:rFonts w:ascii="Calibri" w:hAnsi="Calibri"/>
                <w:color w:val="000000"/>
              </w:rPr>
            </w:pPr>
            <w:r>
              <w:rPr>
                <w:rFonts w:ascii="Calibri" w:hAnsi="Calibri"/>
                <w:color w:val="000000"/>
              </w:rPr>
              <w:t>CSIRO - Commonwealth Scientific and Industrial Research Organization</w:t>
            </w:r>
          </w:p>
        </w:tc>
        <w:tc>
          <w:tcPr>
            <w:tcW w:w="1061" w:type="dxa"/>
            <w:vAlign w:val="bottom"/>
          </w:tcPr>
          <w:p w14:paraId="32812B1C" w14:textId="0779BFFE" w:rsidR="00C31975" w:rsidRPr="0085438F" w:rsidRDefault="00C31975" w:rsidP="00E81110">
            <w:pPr>
              <w:jc w:val="center"/>
              <w:rPr>
                <w:rFonts w:ascii="Calibri" w:hAnsi="Calibri"/>
                <w:color w:val="000000"/>
              </w:rPr>
            </w:pPr>
            <w:r w:rsidRPr="0085438F">
              <w:rPr>
                <w:rFonts w:ascii="Calibri" w:hAnsi="Calibri"/>
                <w:color w:val="000000"/>
              </w:rPr>
              <w:t>1099</w:t>
            </w:r>
            <w:commentRangeEnd w:id="18"/>
            <w:r w:rsidR="00185230">
              <w:rPr>
                <w:rStyle w:val="CommentReference"/>
              </w:rPr>
              <w:commentReference w:id="18"/>
            </w:r>
          </w:p>
        </w:tc>
        <w:tc>
          <w:tcPr>
            <w:tcW w:w="1148" w:type="dxa"/>
          </w:tcPr>
          <w:p w14:paraId="165A6DC8" w14:textId="5E561939" w:rsidR="00C31975" w:rsidRPr="0085438F" w:rsidRDefault="00AC67D0" w:rsidP="00E81110">
            <w:pPr>
              <w:jc w:val="center"/>
              <w:rPr>
                <w:rFonts w:ascii="Calibri" w:hAnsi="Calibri"/>
                <w:color w:val="000000"/>
              </w:rPr>
            </w:pPr>
            <w:hyperlink r:id="rId23" w:history="1">
              <w:r w:rsidR="00185230">
                <w:rPr>
                  <w:rStyle w:val="Hyperlink"/>
                  <w:rFonts w:ascii="Calibri" w:hAnsi="Calibri"/>
                </w:rPr>
                <w:t>au-5101</w:t>
              </w:r>
            </w:hyperlink>
          </w:p>
        </w:tc>
      </w:tr>
      <w:tr w:rsidR="00C31975" w:rsidRPr="003922EE" w14:paraId="5383BE17" w14:textId="26323C98" w:rsidTr="00185230">
        <w:tc>
          <w:tcPr>
            <w:tcW w:w="3569" w:type="dxa"/>
          </w:tcPr>
          <w:p w14:paraId="20657014" w14:textId="77777777" w:rsidR="00C31975" w:rsidRDefault="00C31975" w:rsidP="00514B67">
            <w:pPr>
              <w:rPr>
                <w:rFonts w:ascii="Calibri" w:hAnsi="Calibri"/>
                <w:color w:val="000000"/>
              </w:rPr>
            </w:pPr>
            <w:r>
              <w:rPr>
                <w:rFonts w:ascii="Calibri" w:hAnsi="Calibri"/>
                <w:color w:val="000000"/>
              </w:rPr>
              <w:t>IIOE - International Indian Ocean Expedition, 1962-1965</w:t>
            </w:r>
          </w:p>
        </w:tc>
        <w:tc>
          <w:tcPr>
            <w:tcW w:w="3431" w:type="dxa"/>
          </w:tcPr>
          <w:p w14:paraId="6E896DAE" w14:textId="77777777" w:rsidR="00C31975" w:rsidRDefault="00C31975" w:rsidP="00514B67">
            <w:pPr>
              <w:rPr>
                <w:rFonts w:ascii="Calibri" w:hAnsi="Calibri"/>
                <w:color w:val="000000"/>
              </w:rPr>
            </w:pPr>
          </w:p>
        </w:tc>
        <w:tc>
          <w:tcPr>
            <w:tcW w:w="1061" w:type="dxa"/>
          </w:tcPr>
          <w:p w14:paraId="294191D1" w14:textId="77777777" w:rsidR="00C31975" w:rsidRPr="0085438F" w:rsidRDefault="00C31975" w:rsidP="00514B67">
            <w:pPr>
              <w:jc w:val="center"/>
              <w:rPr>
                <w:rFonts w:ascii="Calibri" w:hAnsi="Calibri"/>
                <w:color w:val="000000"/>
              </w:rPr>
            </w:pPr>
            <w:r w:rsidRPr="0085438F">
              <w:rPr>
                <w:rFonts w:ascii="Calibri" w:hAnsi="Calibri"/>
                <w:color w:val="000000"/>
              </w:rPr>
              <w:t>213</w:t>
            </w:r>
          </w:p>
        </w:tc>
        <w:tc>
          <w:tcPr>
            <w:tcW w:w="1148" w:type="dxa"/>
          </w:tcPr>
          <w:p w14:paraId="704B49C4" w14:textId="648E1C5A" w:rsidR="00C31975" w:rsidRPr="0085438F" w:rsidRDefault="00AC67D0" w:rsidP="00514B67">
            <w:pPr>
              <w:jc w:val="center"/>
              <w:rPr>
                <w:rFonts w:ascii="Calibri" w:hAnsi="Calibri"/>
                <w:color w:val="000000"/>
              </w:rPr>
            </w:pPr>
            <w:hyperlink r:id="rId24" w:history="1">
              <w:r w:rsidR="00185230" w:rsidRPr="00185230">
                <w:rPr>
                  <w:rStyle w:val="Hyperlink"/>
                  <w:rFonts w:ascii="Calibri" w:hAnsi="Calibri"/>
                </w:rPr>
                <w:t>zz-03201</w:t>
              </w:r>
            </w:hyperlink>
          </w:p>
        </w:tc>
      </w:tr>
      <w:tr w:rsidR="00C31975" w:rsidRPr="003922EE" w14:paraId="35CE3771" w14:textId="1359C709" w:rsidTr="00185230">
        <w:tc>
          <w:tcPr>
            <w:tcW w:w="3569" w:type="dxa"/>
          </w:tcPr>
          <w:p w14:paraId="53DDC27A" w14:textId="4B0FE19F" w:rsidR="00C31975" w:rsidRDefault="00C31975" w:rsidP="0019558B">
            <w:pPr>
              <w:rPr>
                <w:rFonts w:ascii="Calibri" w:hAnsi="Calibri"/>
                <w:color w:val="000000"/>
              </w:rPr>
            </w:pPr>
            <w:r>
              <w:rPr>
                <w:rFonts w:ascii="Calibri" w:hAnsi="Calibri"/>
                <w:color w:val="000000"/>
              </w:rPr>
              <w:t>R/V ELTANIN Cruises 16, 25, 26, 271</w:t>
            </w:r>
          </w:p>
        </w:tc>
        <w:tc>
          <w:tcPr>
            <w:tcW w:w="3431" w:type="dxa"/>
          </w:tcPr>
          <w:p w14:paraId="7D7A9F61" w14:textId="77777777" w:rsidR="00C31975" w:rsidRDefault="00C31975" w:rsidP="00514B67">
            <w:pPr>
              <w:rPr>
                <w:rFonts w:ascii="Calibri" w:hAnsi="Calibri"/>
                <w:color w:val="000000"/>
              </w:rPr>
            </w:pPr>
            <w:r>
              <w:rPr>
                <w:rFonts w:ascii="Calibri" w:hAnsi="Calibri"/>
                <w:color w:val="000000"/>
              </w:rPr>
              <w:t>Arctic and Antarctic Scientific Research Institute (AARI)/USARP - United States Antarctic Research Project - USAP/USARP</w:t>
            </w:r>
          </w:p>
        </w:tc>
        <w:tc>
          <w:tcPr>
            <w:tcW w:w="1061" w:type="dxa"/>
          </w:tcPr>
          <w:p w14:paraId="64413D01" w14:textId="77777777" w:rsidR="00C31975" w:rsidRPr="0085438F" w:rsidRDefault="00C31975" w:rsidP="00514B67">
            <w:pPr>
              <w:jc w:val="center"/>
              <w:rPr>
                <w:rFonts w:ascii="Calibri" w:hAnsi="Calibri"/>
                <w:color w:val="000000"/>
              </w:rPr>
            </w:pPr>
            <w:r w:rsidRPr="0085438F">
              <w:rPr>
                <w:rFonts w:ascii="Calibri" w:hAnsi="Calibri"/>
                <w:color w:val="000000"/>
              </w:rPr>
              <w:t>43</w:t>
            </w:r>
          </w:p>
        </w:tc>
        <w:tc>
          <w:tcPr>
            <w:tcW w:w="1148" w:type="dxa"/>
          </w:tcPr>
          <w:p w14:paraId="76356E39" w14:textId="52003AA1" w:rsidR="00C31975" w:rsidRPr="0085438F" w:rsidRDefault="00AC67D0" w:rsidP="00514B67">
            <w:pPr>
              <w:jc w:val="center"/>
              <w:rPr>
                <w:rFonts w:ascii="Calibri" w:hAnsi="Calibri"/>
                <w:color w:val="000000"/>
              </w:rPr>
            </w:pPr>
            <w:hyperlink r:id="rId25" w:history="1">
              <w:r w:rsidR="00185230" w:rsidRPr="00185230">
                <w:rPr>
                  <w:rStyle w:val="Hyperlink"/>
                  <w:rFonts w:ascii="Calibri" w:hAnsi="Calibri"/>
                </w:rPr>
                <w:t>us-04101</w:t>
              </w:r>
            </w:hyperlink>
          </w:p>
        </w:tc>
      </w:tr>
      <w:tr w:rsidR="00C31975" w:rsidRPr="003922EE" w14:paraId="26C33843" w14:textId="7AD26542" w:rsidTr="00185230">
        <w:tc>
          <w:tcPr>
            <w:tcW w:w="3569" w:type="dxa"/>
          </w:tcPr>
          <w:p w14:paraId="67078C16" w14:textId="77777777" w:rsidR="00C31975" w:rsidRDefault="00C31975" w:rsidP="00514B67">
            <w:pPr>
              <w:rPr>
                <w:rFonts w:ascii="Calibri" w:hAnsi="Calibri"/>
                <w:color w:val="000000"/>
              </w:rPr>
            </w:pPr>
            <w:r>
              <w:rPr>
                <w:rFonts w:ascii="Calibri" w:hAnsi="Calibri"/>
                <w:color w:val="000000"/>
              </w:rPr>
              <w:t>SOSC Gear Study, 1967</w:t>
            </w:r>
          </w:p>
        </w:tc>
        <w:tc>
          <w:tcPr>
            <w:tcW w:w="3431" w:type="dxa"/>
          </w:tcPr>
          <w:p w14:paraId="27960CB3" w14:textId="77777777" w:rsidR="00C31975" w:rsidRDefault="00C31975" w:rsidP="00514B67">
            <w:pPr>
              <w:rPr>
                <w:rFonts w:ascii="Calibri" w:hAnsi="Calibri"/>
                <w:color w:val="000000"/>
              </w:rPr>
            </w:pPr>
          </w:p>
        </w:tc>
        <w:tc>
          <w:tcPr>
            <w:tcW w:w="1061" w:type="dxa"/>
          </w:tcPr>
          <w:p w14:paraId="4271E74C" w14:textId="77777777" w:rsidR="00C31975" w:rsidRPr="0085438F" w:rsidRDefault="00C31975" w:rsidP="00514B67">
            <w:pPr>
              <w:jc w:val="center"/>
              <w:rPr>
                <w:rFonts w:ascii="Calibri" w:hAnsi="Calibri"/>
                <w:color w:val="000000"/>
              </w:rPr>
            </w:pPr>
            <w:r w:rsidRPr="0085438F">
              <w:rPr>
                <w:rFonts w:ascii="Calibri" w:hAnsi="Calibri"/>
                <w:color w:val="000000"/>
              </w:rPr>
              <w:t>45</w:t>
            </w:r>
          </w:p>
        </w:tc>
        <w:tc>
          <w:tcPr>
            <w:tcW w:w="1148" w:type="dxa"/>
          </w:tcPr>
          <w:p w14:paraId="74838C2F" w14:textId="535E9896" w:rsidR="00C31975" w:rsidRPr="0085438F" w:rsidRDefault="00AC67D0" w:rsidP="00514B67">
            <w:pPr>
              <w:jc w:val="center"/>
              <w:rPr>
                <w:rFonts w:ascii="Calibri" w:hAnsi="Calibri"/>
                <w:color w:val="000000"/>
              </w:rPr>
            </w:pPr>
            <w:hyperlink r:id="rId26" w:history="1">
              <w:r w:rsidR="000F4F66">
                <w:rPr>
                  <w:rStyle w:val="Hyperlink"/>
                  <w:rFonts w:ascii="Calibri" w:hAnsi="Calibri"/>
                </w:rPr>
                <w:t>us-01048</w:t>
              </w:r>
            </w:hyperlink>
          </w:p>
        </w:tc>
      </w:tr>
      <w:tr w:rsidR="00C31975" w:rsidRPr="003922EE" w14:paraId="01D4080F" w14:textId="75A5E6F9" w:rsidTr="00185230">
        <w:tc>
          <w:tcPr>
            <w:tcW w:w="3569" w:type="dxa"/>
            <w:vAlign w:val="bottom"/>
          </w:tcPr>
          <w:p w14:paraId="0EEE9DC2" w14:textId="5300BB28" w:rsidR="00C31975" w:rsidRDefault="00C31975" w:rsidP="00E81110">
            <w:pPr>
              <w:rPr>
                <w:rFonts w:ascii="Calibri" w:hAnsi="Calibri"/>
                <w:color w:val="000000"/>
              </w:rPr>
            </w:pPr>
            <w:r>
              <w:rPr>
                <w:rFonts w:ascii="Calibri" w:hAnsi="Calibri"/>
                <w:color w:val="000000"/>
              </w:rPr>
              <w:t>CSK - Cooperative Study of the Kuroshio and adjacent regions, 1968</w:t>
            </w:r>
          </w:p>
        </w:tc>
        <w:tc>
          <w:tcPr>
            <w:tcW w:w="3431" w:type="dxa"/>
            <w:vAlign w:val="bottom"/>
          </w:tcPr>
          <w:p w14:paraId="7326E534" w14:textId="77777777" w:rsidR="00C31975" w:rsidRDefault="00C31975" w:rsidP="00E81110">
            <w:pPr>
              <w:rPr>
                <w:rFonts w:ascii="Calibri" w:hAnsi="Calibri"/>
                <w:color w:val="000000"/>
              </w:rPr>
            </w:pPr>
            <w:r>
              <w:rPr>
                <w:rFonts w:ascii="Calibri" w:hAnsi="Calibri"/>
                <w:color w:val="000000"/>
              </w:rPr>
              <w:t>JMA - Japan Meteorological Agency</w:t>
            </w:r>
          </w:p>
        </w:tc>
        <w:tc>
          <w:tcPr>
            <w:tcW w:w="1061" w:type="dxa"/>
            <w:vAlign w:val="bottom"/>
          </w:tcPr>
          <w:p w14:paraId="3633F1E7" w14:textId="77777777" w:rsidR="00C31975" w:rsidRPr="0085438F" w:rsidRDefault="00C31975" w:rsidP="00E81110">
            <w:pPr>
              <w:jc w:val="center"/>
              <w:rPr>
                <w:rFonts w:ascii="Calibri" w:hAnsi="Calibri"/>
                <w:color w:val="000000"/>
              </w:rPr>
            </w:pPr>
            <w:r w:rsidRPr="0085438F">
              <w:rPr>
                <w:rFonts w:ascii="Calibri" w:hAnsi="Calibri"/>
                <w:color w:val="000000"/>
              </w:rPr>
              <w:t>1</w:t>
            </w:r>
          </w:p>
        </w:tc>
        <w:tc>
          <w:tcPr>
            <w:tcW w:w="1148" w:type="dxa"/>
          </w:tcPr>
          <w:p w14:paraId="789AE10E" w14:textId="7AC42C70" w:rsidR="00C31975" w:rsidRPr="0085438F" w:rsidRDefault="00AC67D0" w:rsidP="00E81110">
            <w:pPr>
              <w:jc w:val="center"/>
              <w:rPr>
                <w:rFonts w:ascii="Calibri" w:hAnsi="Calibri"/>
                <w:color w:val="000000"/>
              </w:rPr>
            </w:pPr>
            <w:hyperlink r:id="rId27" w:history="1">
              <w:r w:rsidR="000F4F66" w:rsidRPr="000F4F66">
                <w:rPr>
                  <w:rStyle w:val="Hyperlink"/>
                  <w:rFonts w:ascii="Calibri" w:hAnsi="Calibri"/>
                </w:rPr>
                <w:t>zz-03301</w:t>
              </w:r>
            </w:hyperlink>
          </w:p>
        </w:tc>
      </w:tr>
      <w:tr w:rsidR="00C31975" w:rsidRPr="003922EE" w14:paraId="3F01222A" w14:textId="68B8C700" w:rsidTr="00185230">
        <w:tc>
          <w:tcPr>
            <w:tcW w:w="3569" w:type="dxa"/>
          </w:tcPr>
          <w:p w14:paraId="6EC66EEF" w14:textId="4E774517" w:rsidR="00C31975" w:rsidRDefault="000F4F66" w:rsidP="00514B67">
            <w:pPr>
              <w:rPr>
                <w:rFonts w:ascii="Calibri" w:hAnsi="Calibri"/>
                <w:color w:val="000000"/>
              </w:rPr>
            </w:pPr>
            <w:r>
              <w:rPr>
                <w:rFonts w:ascii="Calibri" w:hAnsi="Calibri"/>
                <w:color w:val="000000"/>
              </w:rPr>
              <w:t>IMR Collection,</w:t>
            </w:r>
            <w:r w:rsidR="00C31975">
              <w:rPr>
                <w:rFonts w:ascii="Calibri" w:hAnsi="Calibri"/>
                <w:color w:val="000000"/>
              </w:rPr>
              <w:t>1970-1983</w:t>
            </w:r>
          </w:p>
        </w:tc>
        <w:tc>
          <w:tcPr>
            <w:tcW w:w="3431" w:type="dxa"/>
          </w:tcPr>
          <w:p w14:paraId="4D9AA78E" w14:textId="77777777" w:rsidR="00C31975" w:rsidRDefault="00C31975" w:rsidP="00514B67">
            <w:pPr>
              <w:rPr>
                <w:rFonts w:ascii="Calibri" w:hAnsi="Calibri"/>
                <w:color w:val="000000"/>
              </w:rPr>
            </w:pPr>
            <w:r>
              <w:rPr>
                <w:rFonts w:ascii="Calibri" w:hAnsi="Calibri"/>
                <w:color w:val="000000"/>
              </w:rPr>
              <w:t>Institute of Marine Research - JAKARTA</w:t>
            </w:r>
          </w:p>
        </w:tc>
        <w:tc>
          <w:tcPr>
            <w:tcW w:w="1061" w:type="dxa"/>
          </w:tcPr>
          <w:p w14:paraId="411ADF9B" w14:textId="77777777" w:rsidR="00C31975" w:rsidRPr="0085438F" w:rsidRDefault="00C31975" w:rsidP="00514B67">
            <w:pPr>
              <w:jc w:val="center"/>
              <w:rPr>
                <w:rFonts w:ascii="Calibri" w:hAnsi="Calibri"/>
                <w:color w:val="000000"/>
              </w:rPr>
            </w:pPr>
            <w:r w:rsidRPr="0085438F">
              <w:rPr>
                <w:rFonts w:ascii="Calibri" w:hAnsi="Calibri"/>
                <w:color w:val="000000"/>
              </w:rPr>
              <w:t>1340</w:t>
            </w:r>
          </w:p>
        </w:tc>
        <w:tc>
          <w:tcPr>
            <w:tcW w:w="1148" w:type="dxa"/>
          </w:tcPr>
          <w:p w14:paraId="13B74104" w14:textId="73FC379C" w:rsidR="00C31975" w:rsidRPr="0085438F" w:rsidRDefault="00AC67D0" w:rsidP="00514B67">
            <w:pPr>
              <w:jc w:val="center"/>
              <w:rPr>
                <w:rFonts w:ascii="Calibri" w:hAnsi="Calibri"/>
                <w:color w:val="000000"/>
              </w:rPr>
            </w:pPr>
            <w:hyperlink r:id="rId28" w:history="1">
              <w:r w:rsidR="000F4F66" w:rsidRPr="000F4F66">
                <w:rPr>
                  <w:rStyle w:val="Hyperlink"/>
                  <w:rFonts w:ascii="Calibri" w:hAnsi="Calibri"/>
                </w:rPr>
                <w:t>id-05101</w:t>
              </w:r>
            </w:hyperlink>
          </w:p>
        </w:tc>
      </w:tr>
      <w:tr w:rsidR="00C31975" w:rsidRPr="003922EE" w14:paraId="23740ED8" w14:textId="7845ED26" w:rsidTr="00185230">
        <w:tc>
          <w:tcPr>
            <w:tcW w:w="3569" w:type="dxa"/>
          </w:tcPr>
          <w:p w14:paraId="72ED964D" w14:textId="77777777" w:rsidR="00C31975" w:rsidRDefault="00C31975" w:rsidP="00514B67">
            <w:pPr>
              <w:rPr>
                <w:rFonts w:ascii="Calibri" w:hAnsi="Calibri"/>
                <w:color w:val="000000"/>
              </w:rPr>
            </w:pPr>
            <w:r>
              <w:rPr>
                <w:rFonts w:ascii="Calibri" w:hAnsi="Calibri"/>
                <w:color w:val="000000"/>
              </w:rPr>
              <w:t>JARE - Japanese Antarctic Research Expedition database, 1972 - 2008</w:t>
            </w:r>
          </w:p>
        </w:tc>
        <w:tc>
          <w:tcPr>
            <w:tcW w:w="3431" w:type="dxa"/>
          </w:tcPr>
          <w:p w14:paraId="1FABEB8E" w14:textId="77777777" w:rsidR="00C31975" w:rsidRDefault="00C31975" w:rsidP="00514B67">
            <w:pPr>
              <w:rPr>
                <w:rFonts w:ascii="Calibri" w:hAnsi="Calibri"/>
                <w:color w:val="000000"/>
              </w:rPr>
            </w:pPr>
            <w:r>
              <w:rPr>
                <w:rFonts w:ascii="Calibri" w:hAnsi="Calibri"/>
                <w:color w:val="000000"/>
              </w:rPr>
              <w:t>JMA - Japan Meteorological Agency</w:t>
            </w:r>
          </w:p>
        </w:tc>
        <w:tc>
          <w:tcPr>
            <w:tcW w:w="1061" w:type="dxa"/>
          </w:tcPr>
          <w:p w14:paraId="21786980" w14:textId="77777777" w:rsidR="00C31975" w:rsidRPr="0085438F" w:rsidRDefault="00C31975" w:rsidP="00514B67">
            <w:pPr>
              <w:jc w:val="center"/>
              <w:rPr>
                <w:rFonts w:ascii="Calibri" w:hAnsi="Calibri"/>
                <w:color w:val="000000"/>
              </w:rPr>
            </w:pPr>
            <w:r w:rsidRPr="0085438F">
              <w:rPr>
                <w:rFonts w:ascii="Calibri" w:hAnsi="Calibri"/>
                <w:color w:val="000000"/>
              </w:rPr>
              <w:t>128</w:t>
            </w:r>
          </w:p>
        </w:tc>
        <w:tc>
          <w:tcPr>
            <w:tcW w:w="1148" w:type="dxa"/>
          </w:tcPr>
          <w:p w14:paraId="2DA7BB93" w14:textId="7425D333" w:rsidR="00C31975" w:rsidRPr="0085438F" w:rsidRDefault="00AC67D0" w:rsidP="00514B67">
            <w:pPr>
              <w:jc w:val="center"/>
              <w:rPr>
                <w:rFonts w:ascii="Calibri" w:hAnsi="Calibri"/>
                <w:color w:val="000000"/>
              </w:rPr>
            </w:pPr>
            <w:hyperlink r:id="rId29" w:history="1">
              <w:r w:rsidR="000F4F66">
                <w:rPr>
                  <w:rStyle w:val="Hyperlink"/>
                  <w:rFonts w:ascii="Calibri" w:hAnsi="Calibri"/>
                </w:rPr>
                <w:t>jp-05101</w:t>
              </w:r>
            </w:hyperlink>
          </w:p>
        </w:tc>
      </w:tr>
      <w:tr w:rsidR="00C31975" w:rsidRPr="003922EE" w14:paraId="20712DD1" w14:textId="16D3B81E" w:rsidTr="00185230">
        <w:tc>
          <w:tcPr>
            <w:tcW w:w="3569" w:type="dxa"/>
            <w:vAlign w:val="bottom"/>
          </w:tcPr>
          <w:p w14:paraId="700350EC" w14:textId="6D0F2921" w:rsidR="00C31975" w:rsidRDefault="00C31975" w:rsidP="00E81110">
            <w:pPr>
              <w:rPr>
                <w:rFonts w:ascii="Calibri" w:hAnsi="Calibri"/>
                <w:color w:val="000000"/>
              </w:rPr>
            </w:pPr>
            <w:r>
              <w:rPr>
                <w:rFonts w:ascii="Calibri" w:hAnsi="Calibri"/>
                <w:color w:val="000000"/>
              </w:rPr>
              <w:t>HAKUHO MARU collection, 1979</w:t>
            </w:r>
          </w:p>
        </w:tc>
        <w:tc>
          <w:tcPr>
            <w:tcW w:w="3431" w:type="dxa"/>
            <w:vAlign w:val="bottom"/>
          </w:tcPr>
          <w:p w14:paraId="4A44543C" w14:textId="77777777" w:rsidR="00C31975" w:rsidRDefault="00C31975" w:rsidP="00E81110">
            <w:pPr>
              <w:rPr>
                <w:rFonts w:ascii="Calibri" w:hAnsi="Calibri"/>
                <w:color w:val="000000"/>
              </w:rPr>
            </w:pPr>
            <w:r>
              <w:rPr>
                <w:rFonts w:ascii="Calibri" w:hAnsi="Calibri"/>
                <w:color w:val="000000"/>
              </w:rPr>
              <w:t>JMA - Japan Meteorological Agency</w:t>
            </w:r>
          </w:p>
        </w:tc>
        <w:tc>
          <w:tcPr>
            <w:tcW w:w="1061" w:type="dxa"/>
            <w:vAlign w:val="bottom"/>
          </w:tcPr>
          <w:p w14:paraId="3A606E38" w14:textId="71DC4B15" w:rsidR="00C31975" w:rsidRPr="0085438F" w:rsidRDefault="00C31975" w:rsidP="00E81110">
            <w:pPr>
              <w:jc w:val="center"/>
              <w:rPr>
                <w:rFonts w:ascii="Calibri" w:hAnsi="Calibri"/>
                <w:color w:val="000000"/>
              </w:rPr>
            </w:pPr>
            <w:r w:rsidRPr="0085438F">
              <w:rPr>
                <w:rFonts w:ascii="Calibri" w:hAnsi="Calibri"/>
                <w:color w:val="000000"/>
              </w:rPr>
              <w:t>28</w:t>
            </w:r>
          </w:p>
        </w:tc>
        <w:tc>
          <w:tcPr>
            <w:tcW w:w="1148" w:type="dxa"/>
          </w:tcPr>
          <w:p w14:paraId="534B15D6" w14:textId="288B2F82" w:rsidR="00C31975" w:rsidRPr="0085438F" w:rsidRDefault="00AC67D0" w:rsidP="00E81110">
            <w:pPr>
              <w:jc w:val="center"/>
              <w:rPr>
                <w:rFonts w:ascii="Calibri" w:hAnsi="Calibri"/>
                <w:color w:val="000000"/>
              </w:rPr>
            </w:pPr>
            <w:hyperlink r:id="rId30" w:history="1">
              <w:r w:rsidR="000F4F66">
                <w:rPr>
                  <w:rStyle w:val="Hyperlink"/>
                  <w:rFonts w:ascii="Calibri" w:hAnsi="Calibri"/>
                </w:rPr>
                <w:t>jp-04301</w:t>
              </w:r>
            </w:hyperlink>
          </w:p>
        </w:tc>
      </w:tr>
      <w:tr w:rsidR="00C31975" w:rsidRPr="003922EE" w14:paraId="245F9DA6" w14:textId="0291A2C4" w:rsidTr="00185230">
        <w:tc>
          <w:tcPr>
            <w:tcW w:w="3569" w:type="dxa"/>
            <w:vAlign w:val="bottom"/>
          </w:tcPr>
          <w:p w14:paraId="345B1790" w14:textId="30946925" w:rsidR="00C31975" w:rsidRDefault="00C31975" w:rsidP="00E81110">
            <w:pPr>
              <w:rPr>
                <w:rFonts w:ascii="Calibri" w:hAnsi="Calibri"/>
                <w:color w:val="000000"/>
              </w:rPr>
            </w:pPr>
            <w:proofErr w:type="spellStart"/>
            <w:r>
              <w:rPr>
                <w:rFonts w:ascii="Calibri" w:hAnsi="Calibri"/>
                <w:color w:val="000000"/>
              </w:rPr>
              <w:t>Snellius</w:t>
            </w:r>
            <w:proofErr w:type="spellEnd"/>
            <w:r>
              <w:rPr>
                <w:rFonts w:ascii="Calibri" w:hAnsi="Calibri"/>
                <w:color w:val="000000"/>
              </w:rPr>
              <w:t xml:space="preserve"> II Expedition, 1984-1985</w:t>
            </w:r>
          </w:p>
        </w:tc>
        <w:tc>
          <w:tcPr>
            <w:tcW w:w="3431" w:type="dxa"/>
            <w:vAlign w:val="bottom"/>
          </w:tcPr>
          <w:p w14:paraId="25A3BCB7" w14:textId="77777777" w:rsidR="00C31975" w:rsidRDefault="00C31975" w:rsidP="00E81110">
            <w:pPr>
              <w:rPr>
                <w:rFonts w:ascii="Calibri" w:hAnsi="Calibri"/>
                <w:color w:val="000000"/>
              </w:rPr>
            </w:pPr>
          </w:p>
        </w:tc>
        <w:tc>
          <w:tcPr>
            <w:tcW w:w="1061" w:type="dxa"/>
            <w:vAlign w:val="bottom"/>
          </w:tcPr>
          <w:p w14:paraId="158B8450" w14:textId="77777777" w:rsidR="00C31975" w:rsidRPr="0085438F" w:rsidRDefault="00C31975" w:rsidP="00E81110">
            <w:pPr>
              <w:jc w:val="center"/>
              <w:rPr>
                <w:rFonts w:ascii="Calibri" w:hAnsi="Calibri"/>
                <w:color w:val="000000"/>
              </w:rPr>
            </w:pPr>
            <w:r w:rsidRPr="0085438F">
              <w:rPr>
                <w:rFonts w:ascii="Calibri" w:hAnsi="Calibri"/>
                <w:color w:val="000000"/>
              </w:rPr>
              <w:t>341</w:t>
            </w:r>
          </w:p>
        </w:tc>
        <w:tc>
          <w:tcPr>
            <w:tcW w:w="1148" w:type="dxa"/>
          </w:tcPr>
          <w:p w14:paraId="281DDB86" w14:textId="76CB00D9" w:rsidR="00C31975" w:rsidRPr="0085438F" w:rsidRDefault="00AC67D0" w:rsidP="00E81110">
            <w:pPr>
              <w:jc w:val="center"/>
              <w:rPr>
                <w:rFonts w:ascii="Calibri" w:hAnsi="Calibri"/>
                <w:color w:val="000000"/>
              </w:rPr>
            </w:pPr>
            <w:hyperlink r:id="rId31" w:history="1">
              <w:r w:rsidR="000F4F66" w:rsidRPr="000F4F66">
                <w:rPr>
                  <w:rStyle w:val="Hyperlink"/>
                  <w:rFonts w:ascii="Calibri" w:hAnsi="Calibri"/>
                </w:rPr>
                <w:t>nl-03001</w:t>
              </w:r>
            </w:hyperlink>
          </w:p>
        </w:tc>
      </w:tr>
      <w:tr w:rsidR="00C31975" w:rsidRPr="003922EE" w14:paraId="1FFB8EB1" w14:textId="1C7B5E81" w:rsidTr="00185230">
        <w:tc>
          <w:tcPr>
            <w:tcW w:w="3569" w:type="dxa"/>
          </w:tcPr>
          <w:p w14:paraId="13EED580" w14:textId="77777777" w:rsidR="00C31975" w:rsidRDefault="00C31975" w:rsidP="00514B67">
            <w:pPr>
              <w:rPr>
                <w:rFonts w:ascii="Calibri" w:hAnsi="Calibri"/>
                <w:color w:val="000000"/>
              </w:rPr>
            </w:pPr>
            <w:r>
              <w:rPr>
                <w:rFonts w:ascii="Calibri" w:hAnsi="Calibri"/>
                <w:color w:val="000000"/>
              </w:rPr>
              <w:t xml:space="preserve">CINECA IV - CORINDON - </w:t>
            </w:r>
            <w:proofErr w:type="spellStart"/>
            <w:r>
              <w:rPr>
                <w:rFonts w:ascii="Calibri" w:hAnsi="Calibri"/>
                <w:color w:val="000000"/>
              </w:rPr>
              <w:t>CORiolis-INDONesia</w:t>
            </w:r>
            <w:proofErr w:type="spellEnd"/>
            <w:r>
              <w:rPr>
                <w:rFonts w:ascii="Calibri" w:hAnsi="Calibri"/>
                <w:color w:val="000000"/>
              </w:rPr>
              <w:t>, 1981</w:t>
            </w:r>
          </w:p>
        </w:tc>
        <w:tc>
          <w:tcPr>
            <w:tcW w:w="3431" w:type="dxa"/>
          </w:tcPr>
          <w:p w14:paraId="4C81593B" w14:textId="77777777" w:rsidR="00C31975" w:rsidRDefault="00C31975" w:rsidP="00514B67">
            <w:pPr>
              <w:rPr>
                <w:rFonts w:ascii="Calibri" w:hAnsi="Calibri"/>
                <w:color w:val="000000"/>
              </w:rPr>
            </w:pPr>
            <w:proofErr w:type="spellStart"/>
            <w:r>
              <w:rPr>
                <w:rFonts w:ascii="Calibri" w:hAnsi="Calibri"/>
                <w:color w:val="000000"/>
              </w:rPr>
              <w:t>Orstom</w:t>
            </w:r>
            <w:proofErr w:type="spellEnd"/>
            <w:r>
              <w:rPr>
                <w:rFonts w:ascii="Calibri" w:hAnsi="Calibri"/>
                <w:color w:val="000000"/>
              </w:rPr>
              <w:t xml:space="preserve"> - Office de la Recherche </w:t>
            </w:r>
            <w:proofErr w:type="spellStart"/>
            <w:r>
              <w:rPr>
                <w:rFonts w:ascii="Calibri" w:hAnsi="Calibri"/>
                <w:color w:val="000000"/>
              </w:rPr>
              <w:t>Scientifique</w:t>
            </w:r>
            <w:proofErr w:type="spellEnd"/>
            <w:r>
              <w:rPr>
                <w:rFonts w:ascii="Calibri" w:hAnsi="Calibri"/>
                <w:color w:val="000000"/>
              </w:rPr>
              <w:t xml:space="preserve"> et Technique </w:t>
            </w:r>
            <w:proofErr w:type="spellStart"/>
            <w:r>
              <w:rPr>
                <w:rFonts w:ascii="Calibri" w:hAnsi="Calibri"/>
                <w:color w:val="000000"/>
              </w:rPr>
              <w:t>Outre</w:t>
            </w:r>
            <w:proofErr w:type="spellEnd"/>
            <w:r>
              <w:rPr>
                <w:rFonts w:ascii="Calibri" w:hAnsi="Calibri"/>
                <w:color w:val="000000"/>
              </w:rPr>
              <w:t xml:space="preserve"> Mer</w:t>
            </w:r>
          </w:p>
        </w:tc>
        <w:tc>
          <w:tcPr>
            <w:tcW w:w="1061" w:type="dxa"/>
          </w:tcPr>
          <w:p w14:paraId="1948FC16" w14:textId="77777777" w:rsidR="00C31975" w:rsidRPr="0085438F" w:rsidRDefault="00C31975" w:rsidP="00514B67">
            <w:pPr>
              <w:jc w:val="center"/>
              <w:rPr>
                <w:rFonts w:ascii="Calibri" w:hAnsi="Calibri"/>
                <w:color w:val="000000"/>
              </w:rPr>
            </w:pPr>
            <w:r w:rsidRPr="0085438F">
              <w:rPr>
                <w:rFonts w:ascii="Calibri" w:hAnsi="Calibri"/>
                <w:color w:val="000000"/>
              </w:rPr>
              <w:t>58</w:t>
            </w:r>
          </w:p>
        </w:tc>
        <w:tc>
          <w:tcPr>
            <w:tcW w:w="1148" w:type="dxa"/>
          </w:tcPr>
          <w:p w14:paraId="43E53588" w14:textId="5B2B42D7" w:rsidR="00C31975" w:rsidRPr="0085438F" w:rsidRDefault="00AC67D0" w:rsidP="00514B67">
            <w:pPr>
              <w:jc w:val="center"/>
              <w:rPr>
                <w:rFonts w:ascii="Calibri" w:hAnsi="Calibri"/>
                <w:color w:val="000000"/>
              </w:rPr>
            </w:pPr>
            <w:hyperlink r:id="rId32" w:history="1">
              <w:r w:rsidR="000F4F66">
                <w:rPr>
                  <w:rStyle w:val="Hyperlink"/>
                  <w:rFonts w:ascii="Calibri" w:hAnsi="Calibri"/>
                </w:rPr>
                <w:t>fr-03103</w:t>
              </w:r>
            </w:hyperlink>
          </w:p>
        </w:tc>
      </w:tr>
      <w:tr w:rsidR="00C31975" w:rsidRPr="003922EE" w14:paraId="5F42D3FD" w14:textId="4B4384DD" w:rsidTr="00185230">
        <w:tc>
          <w:tcPr>
            <w:tcW w:w="3569" w:type="dxa"/>
          </w:tcPr>
          <w:p w14:paraId="4A95EB12" w14:textId="77777777" w:rsidR="00C31975" w:rsidRDefault="00C31975" w:rsidP="00514B67">
            <w:pPr>
              <w:rPr>
                <w:rFonts w:ascii="Calibri" w:hAnsi="Calibri"/>
                <w:color w:val="000000"/>
              </w:rPr>
            </w:pPr>
            <w:r>
              <w:rPr>
                <w:rFonts w:ascii="Calibri" w:hAnsi="Calibri"/>
                <w:color w:val="000000"/>
              </w:rPr>
              <w:t>JMA North Pacific Surveys, 1999-2002</w:t>
            </w:r>
          </w:p>
        </w:tc>
        <w:tc>
          <w:tcPr>
            <w:tcW w:w="3431" w:type="dxa"/>
          </w:tcPr>
          <w:p w14:paraId="7467DE7D" w14:textId="77777777" w:rsidR="00C31975" w:rsidRDefault="00C31975" w:rsidP="00514B67">
            <w:pPr>
              <w:rPr>
                <w:rFonts w:ascii="Calibri" w:hAnsi="Calibri"/>
                <w:color w:val="000000"/>
              </w:rPr>
            </w:pPr>
            <w:r>
              <w:rPr>
                <w:rFonts w:ascii="Calibri" w:hAnsi="Calibri"/>
                <w:color w:val="000000"/>
              </w:rPr>
              <w:t xml:space="preserve">Oceanic Lab of the Inst of French Oceania (Noumea - New </w:t>
            </w:r>
            <w:proofErr w:type="spellStart"/>
            <w:r>
              <w:rPr>
                <w:rFonts w:ascii="Calibri" w:hAnsi="Calibri"/>
                <w:color w:val="000000"/>
              </w:rPr>
              <w:t>Caladonia</w:t>
            </w:r>
            <w:proofErr w:type="spellEnd"/>
            <w:r>
              <w:rPr>
                <w:rFonts w:ascii="Calibri" w:hAnsi="Calibri"/>
                <w:color w:val="000000"/>
              </w:rPr>
              <w:t>)</w:t>
            </w:r>
          </w:p>
        </w:tc>
        <w:tc>
          <w:tcPr>
            <w:tcW w:w="1061" w:type="dxa"/>
          </w:tcPr>
          <w:p w14:paraId="4FCF5027" w14:textId="77777777" w:rsidR="00C31975" w:rsidRPr="0085438F" w:rsidRDefault="00C31975" w:rsidP="00514B67">
            <w:pPr>
              <w:jc w:val="center"/>
              <w:rPr>
                <w:rFonts w:ascii="Calibri" w:hAnsi="Calibri"/>
                <w:color w:val="000000"/>
              </w:rPr>
            </w:pPr>
            <w:r w:rsidRPr="0085438F">
              <w:rPr>
                <w:rFonts w:ascii="Calibri" w:hAnsi="Calibri"/>
                <w:color w:val="000000"/>
              </w:rPr>
              <w:t>14</w:t>
            </w:r>
          </w:p>
        </w:tc>
        <w:tc>
          <w:tcPr>
            <w:tcW w:w="1148" w:type="dxa"/>
          </w:tcPr>
          <w:p w14:paraId="784CDFAF" w14:textId="4BA67BC5" w:rsidR="00C31975" w:rsidRPr="0085438F" w:rsidRDefault="00AC67D0" w:rsidP="00514B67">
            <w:pPr>
              <w:jc w:val="center"/>
              <w:rPr>
                <w:rFonts w:ascii="Calibri" w:hAnsi="Calibri"/>
                <w:color w:val="000000"/>
              </w:rPr>
            </w:pPr>
            <w:hyperlink r:id="rId33" w:history="1">
              <w:r w:rsidR="000F4F66" w:rsidRPr="000F4F66">
                <w:rPr>
                  <w:rStyle w:val="Hyperlink"/>
                  <w:rFonts w:ascii="Calibri" w:hAnsi="Calibri"/>
                </w:rPr>
                <w:t>jp-05201</w:t>
              </w:r>
            </w:hyperlink>
          </w:p>
        </w:tc>
      </w:tr>
    </w:tbl>
    <w:p w14:paraId="7CD8D9C2" w14:textId="77777777" w:rsidR="00BF38F3" w:rsidRDefault="00BF38F3" w:rsidP="00BF38F3">
      <w:pPr>
        <w:pStyle w:val="Heading1"/>
        <w:shd w:val="clear" w:color="auto" w:fill="FCFCFC"/>
        <w:spacing w:before="0" w:beforeAutospacing="0" w:after="120" w:afterAutospacing="0"/>
        <w:rPr>
          <w:rStyle w:val="occurrence"/>
          <w:rFonts w:asciiTheme="minorHAnsi" w:hAnsiTheme="minorHAnsi"/>
          <w:b w:val="0"/>
          <w:bCs w:val="0"/>
          <w:color w:val="333333"/>
          <w:spacing w:val="2"/>
          <w:sz w:val="24"/>
          <w:szCs w:val="24"/>
          <w:lang w:val="en"/>
        </w:rPr>
      </w:pPr>
    </w:p>
    <w:p w14:paraId="2626D6BF" w14:textId="486FFA77" w:rsidR="00BF38F3" w:rsidRDefault="00185230" w:rsidP="00BF38F3">
      <w:pPr>
        <w:rPr>
          <w:rStyle w:val="occurrence"/>
          <w:rFonts w:eastAsia="Times New Roman" w:cs="Times New Roman"/>
          <w:color w:val="333333"/>
          <w:spacing w:val="2"/>
          <w:kern w:val="36"/>
          <w:sz w:val="24"/>
          <w:szCs w:val="24"/>
          <w:lang w:val="en" w:eastAsia="en-AU"/>
        </w:rPr>
      </w:pPr>
      <w:r>
        <w:rPr>
          <w:rStyle w:val="occurrence"/>
          <w:rFonts w:eastAsia="Times New Roman" w:cs="Times New Roman"/>
          <w:color w:val="333333"/>
          <w:spacing w:val="2"/>
          <w:kern w:val="36"/>
          <w:sz w:val="24"/>
          <w:szCs w:val="24"/>
          <w:lang w:val="en" w:eastAsia="en-AU"/>
        </w:rPr>
        <w:t xml:space="preserve">Footnote: </w:t>
      </w:r>
      <w:r>
        <w:t>The “</w:t>
      </w:r>
      <w:proofErr w:type="spellStart"/>
      <w:r>
        <w:t>copePID</w:t>
      </w:r>
      <w:proofErr w:type="spellEnd"/>
      <w:r>
        <w:t xml:space="preserve">” is a permanent unique identifier to each </w:t>
      </w:r>
      <w:r w:rsidR="000F4F66">
        <w:t xml:space="preserve">project </w:t>
      </w:r>
      <w:r>
        <w:t xml:space="preserve">data set in </w:t>
      </w:r>
      <w:proofErr w:type="gramStart"/>
      <w:r>
        <w:t>COPEPOD .</w:t>
      </w:r>
      <w:proofErr w:type="gramEnd"/>
      <w:r>
        <w:t xml:space="preserve"> You can instantly access this dataset with the smart hyperlink e.g. </w:t>
      </w:r>
      <w:r w:rsidRPr="00185230">
        <w:t>au-04001</w:t>
      </w:r>
      <w:r>
        <w:t xml:space="preserve">: </w:t>
      </w:r>
      <w:hyperlink r:id="rId34" w:history="1">
        <w:r>
          <w:rPr>
            <w:rStyle w:val="Hyperlink"/>
          </w:rPr>
          <w:t>https://www.st.nmfs.noaa.gov/copepod/data/</w:t>
        </w:r>
        <w:r>
          <w:rPr>
            <w:rStyle w:val="Hyperlink"/>
            <w:b/>
          </w:rPr>
          <w:t>au-04001</w:t>
        </w:r>
        <w:r>
          <w:rPr>
            <w:rStyle w:val="Hyperlink"/>
          </w:rPr>
          <w:t>/</w:t>
        </w:r>
      </w:hyperlink>
      <w:r>
        <w:t xml:space="preserve"> </w:t>
      </w:r>
    </w:p>
    <w:p w14:paraId="1FC5C4B0" w14:textId="77777777" w:rsidR="00BF38F3" w:rsidRDefault="00BF38F3" w:rsidP="00BF38F3">
      <w:pPr>
        <w:rPr>
          <w:rFonts w:asciiTheme="majorHAnsi" w:eastAsiaTheme="majorEastAsia" w:hAnsiTheme="majorHAnsi" w:cstheme="majorBidi"/>
          <w:color w:val="2E74B5" w:themeColor="accent1" w:themeShade="BF"/>
          <w:sz w:val="26"/>
          <w:szCs w:val="26"/>
          <w:shd w:val="clear" w:color="auto" w:fill="FCFCFC"/>
        </w:rPr>
      </w:pPr>
    </w:p>
    <w:p w14:paraId="1B414E11" w14:textId="77777777" w:rsidR="00BF38F3" w:rsidRDefault="00BF38F3">
      <w:pPr>
        <w:rPr>
          <w:rFonts w:asciiTheme="majorHAnsi" w:eastAsiaTheme="majorEastAsia" w:hAnsiTheme="majorHAnsi" w:cstheme="majorBidi"/>
          <w:color w:val="2E74B5" w:themeColor="accent1" w:themeShade="BF"/>
          <w:sz w:val="26"/>
          <w:szCs w:val="26"/>
        </w:rPr>
      </w:pPr>
      <w:r>
        <w:lastRenderedPageBreak/>
        <w:br w:type="page"/>
      </w:r>
    </w:p>
    <w:p w14:paraId="2CB43C1C" w14:textId="1C7E0217" w:rsidR="000B2DCF" w:rsidRDefault="000B2DCF">
      <w:pPr>
        <w:rPr>
          <w:rFonts w:asciiTheme="majorHAnsi" w:eastAsiaTheme="majorEastAsia" w:hAnsiTheme="majorHAnsi" w:cstheme="majorBidi"/>
          <w:i/>
          <w:iCs/>
          <w:color w:val="2E74B5" w:themeColor="accent1" w:themeShade="BF"/>
        </w:rPr>
      </w:pPr>
      <w:r>
        <w:rPr>
          <w:rFonts w:asciiTheme="majorHAnsi" w:eastAsiaTheme="majorEastAsia" w:hAnsiTheme="majorHAnsi" w:cstheme="majorBidi"/>
          <w:i/>
          <w:iCs/>
          <w:color w:val="2E74B5" w:themeColor="accent1" w:themeShade="BF"/>
        </w:rPr>
        <w:lastRenderedPageBreak/>
        <w:t>Endnote citations</w:t>
      </w:r>
    </w:p>
    <w:p w14:paraId="5B8ACF53" w14:textId="77777777" w:rsidR="00BB5D04" w:rsidRPr="00BB5D04" w:rsidRDefault="00726A57" w:rsidP="00BB5D04">
      <w:pPr>
        <w:pStyle w:val="EndNoteBibliography"/>
        <w:spacing w:after="0"/>
        <w:ind w:left="720" w:hanging="720"/>
      </w:pPr>
      <w:r>
        <w:rPr>
          <w:rFonts w:asciiTheme="majorHAnsi" w:eastAsiaTheme="majorEastAsia" w:hAnsiTheme="majorHAnsi" w:cstheme="majorBidi"/>
          <w:i/>
          <w:iCs/>
          <w:color w:val="2E74B5" w:themeColor="accent1" w:themeShade="BF"/>
        </w:rPr>
        <w:fldChar w:fldCharType="begin"/>
      </w:r>
      <w:r>
        <w:rPr>
          <w:rFonts w:asciiTheme="majorHAnsi" w:eastAsiaTheme="majorEastAsia" w:hAnsiTheme="majorHAnsi" w:cstheme="majorBidi"/>
          <w:i/>
          <w:iCs/>
          <w:color w:val="2E74B5" w:themeColor="accent1" w:themeShade="BF"/>
        </w:rPr>
        <w:instrText xml:space="preserve"> ADDIN EN.REFLIST </w:instrText>
      </w:r>
      <w:r>
        <w:rPr>
          <w:rFonts w:asciiTheme="majorHAnsi" w:eastAsiaTheme="majorEastAsia" w:hAnsiTheme="majorHAnsi" w:cstheme="majorBidi"/>
          <w:i/>
          <w:iCs/>
          <w:color w:val="2E74B5" w:themeColor="accent1" w:themeShade="BF"/>
        </w:rPr>
        <w:fldChar w:fldCharType="separate"/>
      </w:r>
      <w:r w:rsidR="00BB5D04" w:rsidRPr="00BB5D04">
        <w:t>1</w:t>
      </w:r>
      <w:r w:rsidR="00BB5D04" w:rsidRPr="00BB5D04">
        <w:tab/>
        <w:t xml:space="preserve">Schminke, H. K. Entomology for the copepodologist. </w:t>
      </w:r>
      <w:r w:rsidR="00BB5D04" w:rsidRPr="00BB5D04">
        <w:rPr>
          <w:i/>
        </w:rPr>
        <w:t>J. Plankton Res.</w:t>
      </w:r>
      <w:r w:rsidR="00BB5D04" w:rsidRPr="00BB5D04">
        <w:t xml:space="preserve"> </w:t>
      </w:r>
      <w:r w:rsidR="00BB5D04" w:rsidRPr="00BB5D04">
        <w:rPr>
          <w:b/>
        </w:rPr>
        <w:t>29</w:t>
      </w:r>
      <w:r w:rsidR="00BB5D04" w:rsidRPr="00BB5D04">
        <w:t>, i149-i162, doi:10.1093/plankt/fbl073 (2007).</w:t>
      </w:r>
    </w:p>
    <w:p w14:paraId="34DF0C78" w14:textId="77777777" w:rsidR="00BB5D04" w:rsidRPr="00BB5D04" w:rsidRDefault="00BB5D04" w:rsidP="00BB5D04">
      <w:pPr>
        <w:pStyle w:val="EndNoteBibliography"/>
        <w:spacing w:after="0"/>
        <w:ind w:left="720" w:hanging="720"/>
      </w:pPr>
      <w:r w:rsidRPr="00BB5D04">
        <w:t>2</w:t>
      </w:r>
      <w:r w:rsidRPr="00BB5D04">
        <w:tab/>
        <w:t xml:space="preserve">Le Borgne, R. Equivalences between measures of biovolumes: dry weight, ash-free dry weight, carbon, nitrogen and phosphorus of the mesozooplankton of the tropical Atlantic. </w:t>
      </w:r>
      <w:r w:rsidRPr="00BB5D04">
        <w:rPr>
          <w:i/>
        </w:rPr>
        <w:t>Cahiers O.R.S.T.O.M. (Office de la Recherche Scientifique et Technique Outre-Mer) Serie Oceanographie</w:t>
      </w:r>
      <w:r w:rsidRPr="00BB5D04">
        <w:t xml:space="preserve"> </w:t>
      </w:r>
      <w:r w:rsidRPr="00BB5D04">
        <w:rPr>
          <w:b/>
        </w:rPr>
        <w:t>13</w:t>
      </w:r>
      <w:r w:rsidRPr="00BB5D04">
        <w:t>, 179-196 (1975).</w:t>
      </w:r>
    </w:p>
    <w:p w14:paraId="327B30B5" w14:textId="77777777" w:rsidR="00BB5D04" w:rsidRPr="00BB5D04" w:rsidRDefault="00BB5D04" w:rsidP="00BB5D04">
      <w:pPr>
        <w:pStyle w:val="EndNoteBibliography"/>
        <w:spacing w:after="0"/>
        <w:ind w:left="720" w:hanging="720"/>
      </w:pPr>
      <w:r w:rsidRPr="00BB5D04">
        <w:t>3</w:t>
      </w:r>
      <w:r w:rsidRPr="00BB5D04">
        <w:tab/>
        <w:t xml:space="preserve">Corral Estrada, J. </w:t>
      </w:r>
      <w:r w:rsidRPr="00BB5D04">
        <w:rPr>
          <w:i/>
        </w:rPr>
        <w:t>Contribucion al conocimiento del plancton de Canarias. Estudio cuantitativo, sistematico y observaciones ecologicas de nos Copépodos epipelagicos en la zona de Santa Cruz de Tenerife en el curso de un ciclo anual. Publnes Fac. Cienc. Madrid, Seccion de Biol., (A) 129</w:t>
      </w:r>
      <w:r w:rsidRPr="00BB5D04">
        <w:t xml:space="preserve"> Doct. thesis, University of Madrid, (1970).</w:t>
      </w:r>
    </w:p>
    <w:p w14:paraId="122C330C" w14:textId="77777777" w:rsidR="00BB5D04" w:rsidRPr="00BB5D04" w:rsidRDefault="00BB5D04" w:rsidP="00BB5D04">
      <w:pPr>
        <w:pStyle w:val="EndNoteBibliography"/>
        <w:spacing w:after="0"/>
        <w:ind w:left="720" w:hanging="720"/>
      </w:pPr>
      <w:r w:rsidRPr="00BB5D04">
        <w:t>4</w:t>
      </w:r>
      <w:r w:rsidRPr="00BB5D04">
        <w:tab/>
        <w:t xml:space="preserve">Lovegrove, T. in </w:t>
      </w:r>
      <w:r w:rsidRPr="00BB5D04">
        <w:rPr>
          <w:i/>
        </w:rPr>
        <w:t>Some contemporary studies in marine science</w:t>
      </w:r>
      <w:r w:rsidRPr="00BB5D04">
        <w:t xml:space="preserve">   (ed H. Barnes)  429-467 (Allen and Unwin, 1966).</w:t>
      </w:r>
    </w:p>
    <w:p w14:paraId="0BB139E1" w14:textId="77777777" w:rsidR="00BB5D04" w:rsidRPr="00BB5D04" w:rsidRDefault="00BB5D04" w:rsidP="00BB5D04">
      <w:pPr>
        <w:pStyle w:val="EndNoteBibliography"/>
        <w:spacing w:after="0"/>
        <w:ind w:left="720" w:hanging="720"/>
      </w:pPr>
      <w:r w:rsidRPr="00BB5D04">
        <w:t>5</w:t>
      </w:r>
      <w:r w:rsidRPr="00BB5D04">
        <w:tab/>
        <w:t>Davies, C. H.</w:t>
      </w:r>
      <w:r w:rsidRPr="00BB5D04">
        <w:rPr>
          <w:i/>
        </w:rPr>
        <w:t xml:space="preserve"> et al.</w:t>
      </w:r>
      <w:r w:rsidRPr="00BB5D04">
        <w:t xml:space="preserve"> Over 75 years of zooplankton data from Australia. </w:t>
      </w:r>
      <w:r w:rsidRPr="00BB5D04">
        <w:rPr>
          <w:i/>
        </w:rPr>
        <w:t>Ecology</w:t>
      </w:r>
      <w:r w:rsidRPr="00BB5D04">
        <w:t xml:space="preserve"> </w:t>
      </w:r>
      <w:r w:rsidRPr="00BB5D04">
        <w:rPr>
          <w:b/>
        </w:rPr>
        <w:t>95</w:t>
      </w:r>
      <w:r w:rsidRPr="00BB5D04">
        <w:t>, 3229-3229, doi:10.1890/14-0697.1 (2014).</w:t>
      </w:r>
    </w:p>
    <w:p w14:paraId="2B121A91" w14:textId="77777777" w:rsidR="00BB5D04" w:rsidRPr="00BB5D04" w:rsidRDefault="00BB5D04" w:rsidP="00BB5D04">
      <w:pPr>
        <w:pStyle w:val="EndNoteBibliography"/>
        <w:spacing w:after="0"/>
        <w:ind w:left="720" w:hanging="720"/>
      </w:pPr>
      <w:r w:rsidRPr="00BB5D04">
        <w:t>6</w:t>
      </w:r>
      <w:r w:rsidRPr="00BB5D04">
        <w:tab/>
        <w:t>Davies, C. H.</w:t>
      </w:r>
      <w:r w:rsidRPr="00BB5D04">
        <w:rPr>
          <w:i/>
        </w:rPr>
        <w:t xml:space="preserve"> et al.</w:t>
      </w:r>
      <w:r w:rsidRPr="00BB5D04">
        <w:t xml:space="preserve"> A database of marine phytoplankton abundance, biomass and species composition in Australian waters (vol 3, 160043, 2016). </w:t>
      </w:r>
      <w:r w:rsidRPr="00BB5D04">
        <w:rPr>
          <w:i/>
        </w:rPr>
        <w:t>Scientific Data</w:t>
      </w:r>
      <w:r w:rsidRPr="00BB5D04">
        <w:t xml:space="preserve"> </w:t>
      </w:r>
      <w:r w:rsidRPr="00BB5D04">
        <w:rPr>
          <w:b/>
        </w:rPr>
        <w:t>3</w:t>
      </w:r>
      <w:r w:rsidRPr="00BB5D04">
        <w:t>, doi:10.1038/sdata.2016.111 (2016).</w:t>
      </w:r>
    </w:p>
    <w:p w14:paraId="7BD320DA" w14:textId="77777777" w:rsidR="00BB5D04" w:rsidRPr="00BB5D04" w:rsidRDefault="00BB5D04" w:rsidP="00BB5D04">
      <w:pPr>
        <w:pStyle w:val="EndNoteBibliography"/>
        <w:spacing w:after="0"/>
        <w:ind w:left="720" w:hanging="720"/>
      </w:pPr>
      <w:r w:rsidRPr="00BB5D04">
        <w:t>7</w:t>
      </w:r>
      <w:r w:rsidRPr="00BB5D04">
        <w:tab/>
        <w:t>Davies, C. H.</w:t>
      </w:r>
      <w:r w:rsidRPr="00BB5D04">
        <w:rPr>
          <w:i/>
        </w:rPr>
        <w:t xml:space="preserve"> et al.</w:t>
      </w:r>
      <w:r w:rsidRPr="00BB5D04">
        <w:t xml:space="preserve"> A database of chlorophyll a in Australian waters. </w:t>
      </w:r>
      <w:r w:rsidRPr="00BB5D04">
        <w:rPr>
          <w:i/>
        </w:rPr>
        <w:t>Scientific Data</w:t>
      </w:r>
      <w:r w:rsidRPr="00BB5D04">
        <w:t xml:space="preserve"> </w:t>
      </w:r>
      <w:r w:rsidRPr="00BB5D04">
        <w:rPr>
          <w:b/>
        </w:rPr>
        <w:t>5</w:t>
      </w:r>
      <w:r w:rsidRPr="00BB5D04">
        <w:t>, doi:10.1038/sdata.2018.18 (2018).</w:t>
      </w:r>
    </w:p>
    <w:p w14:paraId="3A39F136" w14:textId="77777777" w:rsidR="00BB5D04" w:rsidRPr="00BB5D04" w:rsidRDefault="00BB5D04" w:rsidP="00BB5D04">
      <w:pPr>
        <w:pStyle w:val="EndNoteBibliography"/>
        <w:spacing w:after="0"/>
        <w:ind w:left="720" w:hanging="720"/>
      </w:pPr>
      <w:r w:rsidRPr="00BB5D04">
        <w:t>8</w:t>
      </w:r>
      <w:r w:rsidRPr="00BB5D04">
        <w:tab/>
        <w:t xml:space="preserve">Moriarty, R. &amp; O'Brien, T. D. Distribution of mesozooplankton biomass in the global ocean. </w:t>
      </w:r>
      <w:r w:rsidRPr="00BB5D04">
        <w:rPr>
          <w:i/>
        </w:rPr>
        <w:t>Earth System Science Data</w:t>
      </w:r>
      <w:r w:rsidRPr="00BB5D04">
        <w:t xml:space="preserve"> </w:t>
      </w:r>
      <w:r w:rsidRPr="00BB5D04">
        <w:rPr>
          <w:b/>
        </w:rPr>
        <w:t>5</w:t>
      </w:r>
      <w:r w:rsidRPr="00BB5D04">
        <w:t>, 45-55, doi:10.5194/essd-5-45-2013 (2013).</w:t>
      </w:r>
    </w:p>
    <w:p w14:paraId="7F3F4EFD" w14:textId="77777777" w:rsidR="00BB5D04" w:rsidRPr="00BB5D04" w:rsidRDefault="00BB5D04" w:rsidP="00BB5D04">
      <w:pPr>
        <w:pStyle w:val="EndNoteBibliography"/>
        <w:spacing w:after="0"/>
        <w:ind w:left="720" w:hanging="720"/>
      </w:pPr>
      <w:r w:rsidRPr="00BB5D04">
        <w:t>9</w:t>
      </w:r>
      <w:r w:rsidRPr="00BB5D04">
        <w:tab/>
        <w:t xml:space="preserve">Bernardi, D. in </w:t>
      </w:r>
      <w:r w:rsidRPr="00BB5D04">
        <w:rPr>
          <w:i/>
        </w:rPr>
        <w:t>A manual on methods for the assessment of secondary productivity in freshwaters</w:t>
      </w:r>
      <w:r w:rsidRPr="00BB5D04">
        <w:t xml:space="preserve">   (eds J.A Downing &amp; F.H. Rigler)  59-86 (Blackwell Scientific, Oxford, 1984).</w:t>
      </w:r>
    </w:p>
    <w:p w14:paraId="5F96ECBC" w14:textId="77777777" w:rsidR="00BB5D04" w:rsidRPr="00BB5D04" w:rsidRDefault="00BB5D04" w:rsidP="00BB5D04">
      <w:pPr>
        <w:pStyle w:val="EndNoteBibliography"/>
        <w:spacing w:after="0"/>
        <w:ind w:left="720" w:hanging="720"/>
      </w:pPr>
      <w:r w:rsidRPr="00BB5D04">
        <w:t>10</w:t>
      </w:r>
      <w:r w:rsidRPr="00BB5D04">
        <w:tab/>
        <w:t xml:space="preserve">Harris, R., Wiebe, P., Lenz, J., Skjoldal, H. R. &amp; Huntley, M. </w:t>
      </w:r>
      <w:r w:rsidRPr="00BB5D04">
        <w:rPr>
          <w:i/>
        </w:rPr>
        <w:t>ICES zooplankton methodology manual</w:t>
      </w:r>
      <w:r w:rsidRPr="00BB5D04">
        <w:t>.  (Elsevier, 2000).</w:t>
      </w:r>
    </w:p>
    <w:p w14:paraId="4059B1DA" w14:textId="77777777" w:rsidR="00BB5D04" w:rsidRPr="00BB5D04" w:rsidRDefault="00BB5D04" w:rsidP="00BB5D04">
      <w:pPr>
        <w:pStyle w:val="EndNoteBibliography"/>
        <w:spacing w:after="0"/>
        <w:ind w:left="720" w:hanging="720"/>
      </w:pPr>
      <w:r w:rsidRPr="00BB5D04">
        <w:t>11</w:t>
      </w:r>
      <w:r w:rsidRPr="00BB5D04">
        <w:tab/>
        <w:t xml:space="preserve">Omori, M. &amp; Ikeda, T. </w:t>
      </w:r>
      <w:r w:rsidRPr="00BB5D04">
        <w:rPr>
          <w:i/>
        </w:rPr>
        <w:t>Methods in marine zooplankton ecology</w:t>
      </w:r>
      <w:r w:rsidRPr="00BB5D04">
        <w:t>.  (Wiley, 1984).</w:t>
      </w:r>
    </w:p>
    <w:p w14:paraId="09B371D7" w14:textId="77777777" w:rsidR="00BB5D04" w:rsidRPr="00BB5D04" w:rsidRDefault="00BB5D04" w:rsidP="00BB5D04">
      <w:pPr>
        <w:pStyle w:val="EndNoteBibliography"/>
        <w:spacing w:after="0"/>
        <w:ind w:left="720" w:hanging="720"/>
      </w:pPr>
      <w:r w:rsidRPr="00BB5D04">
        <w:t>12</w:t>
      </w:r>
      <w:r w:rsidRPr="00BB5D04">
        <w:tab/>
        <w:t>Richardson, A. J.</w:t>
      </w:r>
      <w:r w:rsidRPr="00BB5D04">
        <w:rPr>
          <w:i/>
        </w:rPr>
        <w:t xml:space="preserve"> et al.</w:t>
      </w:r>
      <w:r w:rsidRPr="00BB5D04">
        <w:t xml:space="preserve"> Using continuous plankton recorder data. </w:t>
      </w:r>
      <w:r w:rsidRPr="00BB5D04">
        <w:rPr>
          <w:i/>
        </w:rPr>
        <w:t>Prog. Oceanogr.</w:t>
      </w:r>
      <w:r w:rsidRPr="00BB5D04">
        <w:t xml:space="preserve"> </w:t>
      </w:r>
      <w:r w:rsidRPr="00BB5D04">
        <w:rPr>
          <w:b/>
        </w:rPr>
        <w:t>68</w:t>
      </w:r>
      <w:r w:rsidRPr="00BB5D04">
        <w:t>, 27-74, doi:10.1016/j.pocean.2005.09.011|ISSN 0079-6611 (2006).</w:t>
      </w:r>
    </w:p>
    <w:p w14:paraId="7CBD97E6" w14:textId="77777777" w:rsidR="00BB5D04" w:rsidRPr="00BB5D04" w:rsidRDefault="00BB5D04" w:rsidP="00BB5D04">
      <w:pPr>
        <w:pStyle w:val="EndNoteBibliography"/>
        <w:spacing w:after="0"/>
        <w:ind w:left="720" w:hanging="720"/>
      </w:pPr>
      <w:r w:rsidRPr="00BB5D04">
        <w:t>13</w:t>
      </w:r>
      <w:r w:rsidRPr="00BB5D04">
        <w:tab/>
        <w:t>Everett, J. D.</w:t>
      </w:r>
      <w:r w:rsidRPr="00BB5D04">
        <w:rPr>
          <w:i/>
        </w:rPr>
        <w:t xml:space="preserve"> et al.</w:t>
      </w:r>
      <w:r w:rsidRPr="00BB5D04">
        <w:t xml:space="preserve"> Modeling What We Sample and Sampling What We Model: Challenges for Zooplankton Model Assessment. </w:t>
      </w:r>
      <w:r w:rsidRPr="00BB5D04">
        <w:rPr>
          <w:i/>
        </w:rPr>
        <w:t>Frontiers in Marine Science</w:t>
      </w:r>
      <w:r w:rsidRPr="00BB5D04">
        <w:t xml:space="preserve"> </w:t>
      </w:r>
      <w:r w:rsidRPr="00BB5D04">
        <w:rPr>
          <w:b/>
        </w:rPr>
        <w:t>4</w:t>
      </w:r>
      <w:r w:rsidRPr="00BB5D04">
        <w:t>, doi:10.3389/fmars.2017.00077 (2017).</w:t>
      </w:r>
    </w:p>
    <w:p w14:paraId="4E78250A" w14:textId="77777777" w:rsidR="00BB5D04" w:rsidRPr="00BB5D04" w:rsidRDefault="00BB5D04" w:rsidP="00BB5D04">
      <w:pPr>
        <w:pStyle w:val="EndNoteBibliography"/>
        <w:spacing w:after="0"/>
        <w:ind w:left="720" w:hanging="720"/>
      </w:pPr>
      <w:r w:rsidRPr="00BB5D04">
        <w:t>14</w:t>
      </w:r>
      <w:r w:rsidRPr="00BB5D04">
        <w:tab/>
        <w:t xml:space="preserve">Pante, E. &amp; Simon-Bouhet, B. marmap: A Package for Importing, Plotting and Analyzing Bathymetric and Topographic Data in R. </w:t>
      </w:r>
      <w:r w:rsidRPr="00BB5D04">
        <w:rPr>
          <w:i/>
        </w:rPr>
        <w:t>Plos One</w:t>
      </w:r>
      <w:r w:rsidRPr="00BB5D04">
        <w:t xml:space="preserve"> </w:t>
      </w:r>
      <w:r w:rsidRPr="00BB5D04">
        <w:rPr>
          <w:b/>
        </w:rPr>
        <w:t>8</w:t>
      </w:r>
      <w:r w:rsidRPr="00BB5D04">
        <w:t>, doi:10.1371/journal.pone.0073051 (2013).</w:t>
      </w:r>
    </w:p>
    <w:p w14:paraId="4A0A026A" w14:textId="77777777" w:rsidR="00BB5D04" w:rsidRPr="00BB5D04" w:rsidRDefault="00BB5D04" w:rsidP="00BB5D04">
      <w:pPr>
        <w:pStyle w:val="EndNoteBibliography"/>
        <w:spacing w:after="0"/>
        <w:ind w:left="720" w:hanging="720"/>
      </w:pPr>
      <w:r w:rsidRPr="00BB5D04">
        <w:t>15</w:t>
      </w:r>
      <w:r w:rsidRPr="00BB5D04">
        <w:tab/>
        <w:t xml:space="preserve">Wiebe, P. H. &amp; Benfield, M. C. From the Hensen net toward four-dimensional biological oceanography. </w:t>
      </w:r>
      <w:r w:rsidRPr="00BB5D04">
        <w:rPr>
          <w:i/>
        </w:rPr>
        <w:t>Prog. Oceanogr.</w:t>
      </w:r>
      <w:r w:rsidRPr="00BB5D04">
        <w:t xml:space="preserve"> </w:t>
      </w:r>
      <w:r w:rsidRPr="00BB5D04">
        <w:rPr>
          <w:b/>
        </w:rPr>
        <w:t>56</w:t>
      </w:r>
      <w:r w:rsidRPr="00BB5D04">
        <w:t>, 7-136, doi:10.1016/s0079-6611(02)00140-4 (2003).</w:t>
      </w:r>
    </w:p>
    <w:p w14:paraId="3AB4126B" w14:textId="77777777" w:rsidR="00BB5D04" w:rsidRPr="00BB5D04" w:rsidRDefault="00BB5D04" w:rsidP="00BB5D04">
      <w:pPr>
        <w:pStyle w:val="EndNoteBibliography"/>
        <w:spacing w:after="0"/>
        <w:ind w:left="720" w:hanging="720"/>
      </w:pPr>
      <w:r w:rsidRPr="00BB5D04">
        <w:t>16</w:t>
      </w:r>
      <w:r w:rsidRPr="00BB5D04">
        <w:tab/>
        <w:t xml:space="preserve">Hernroth, L. Sampling and filtration efficiency of 2 commonly used plankton nets - A comparative study of the Nansen net and the UNESCO WP-2 net. </w:t>
      </w:r>
      <w:r w:rsidRPr="00BB5D04">
        <w:rPr>
          <w:i/>
        </w:rPr>
        <w:t>J. Plankton Res.</w:t>
      </w:r>
      <w:r w:rsidRPr="00BB5D04">
        <w:t xml:space="preserve"> </w:t>
      </w:r>
      <w:r w:rsidRPr="00BB5D04">
        <w:rPr>
          <w:b/>
        </w:rPr>
        <w:t>9</w:t>
      </w:r>
      <w:r w:rsidRPr="00BB5D04">
        <w:t>, 719-728, doi:10.1093/plankt/9.4.719 (1987).</w:t>
      </w:r>
    </w:p>
    <w:p w14:paraId="759F6AC9" w14:textId="77777777" w:rsidR="00BB5D04" w:rsidRPr="00BB5D04" w:rsidRDefault="00BB5D04" w:rsidP="00BB5D04">
      <w:pPr>
        <w:pStyle w:val="EndNoteBibliography"/>
        <w:spacing w:after="0"/>
        <w:ind w:left="720" w:hanging="720"/>
      </w:pPr>
      <w:r w:rsidRPr="00BB5D04">
        <w:t>17</w:t>
      </w:r>
      <w:r w:rsidRPr="00BB5D04">
        <w:tab/>
        <w:t xml:space="preserve">Verheye, H. M., Richardson, A. J., Hutchings, L., Marska, G. &amp; Gianakouras, D. Long-term trends in the abundance and community structure of coastal zooplankton in the southern Benguela system, 1951-1996. </w:t>
      </w:r>
      <w:r w:rsidRPr="00BB5D04">
        <w:rPr>
          <w:i/>
        </w:rPr>
        <w:t>South African Journal of Marine Science-Suid-Afrikaanse Tydskrif Vir Seewetenskap</w:t>
      </w:r>
      <w:r w:rsidRPr="00BB5D04">
        <w:t xml:space="preserve"> </w:t>
      </w:r>
      <w:r w:rsidRPr="00BB5D04">
        <w:rPr>
          <w:b/>
        </w:rPr>
        <w:t>19</w:t>
      </w:r>
      <w:r w:rsidRPr="00BB5D04">
        <w:t>, 317-332 (1998).</w:t>
      </w:r>
    </w:p>
    <w:p w14:paraId="7DD21DE7" w14:textId="77777777" w:rsidR="00BB5D04" w:rsidRPr="00BB5D04" w:rsidRDefault="00BB5D04" w:rsidP="00BB5D04">
      <w:pPr>
        <w:pStyle w:val="EndNoteBibliography"/>
        <w:spacing w:after="0"/>
        <w:ind w:left="720" w:hanging="720"/>
      </w:pPr>
      <w:r w:rsidRPr="00BB5D04">
        <w:t>18</w:t>
      </w:r>
      <w:r w:rsidRPr="00BB5D04">
        <w:tab/>
        <w:t xml:space="preserve">Colton, J. B., Green, J. R., Byron, R. R. &amp; Frisella, J. L. Bongo net retention rates as effected by towing speed and mesh size. </w:t>
      </w:r>
      <w:r w:rsidRPr="00BB5D04">
        <w:rPr>
          <w:i/>
        </w:rPr>
        <w:t>Canadian Journal of Fisheries and Aquatic Sciences</w:t>
      </w:r>
      <w:r w:rsidRPr="00BB5D04">
        <w:t xml:space="preserve"> </w:t>
      </w:r>
      <w:r w:rsidRPr="00BB5D04">
        <w:rPr>
          <w:b/>
        </w:rPr>
        <w:t>37</w:t>
      </w:r>
      <w:r w:rsidRPr="00BB5D04">
        <w:t>, 606-623, doi:10.1139/f80-077 (1980).</w:t>
      </w:r>
    </w:p>
    <w:p w14:paraId="4BCB335C" w14:textId="77777777" w:rsidR="00BB5D04" w:rsidRPr="00BB5D04" w:rsidRDefault="00BB5D04" w:rsidP="00BB5D04">
      <w:pPr>
        <w:pStyle w:val="EndNoteBibliography"/>
        <w:spacing w:after="0"/>
        <w:ind w:left="720" w:hanging="720"/>
      </w:pPr>
      <w:r w:rsidRPr="00BB5D04">
        <w:t>19</w:t>
      </w:r>
      <w:r w:rsidRPr="00BB5D04">
        <w:tab/>
        <w:t xml:space="preserve">Pillar, S. C. A comparison of the performance of four zooplankton samplers. </w:t>
      </w:r>
      <w:r w:rsidRPr="00BB5D04">
        <w:rPr>
          <w:i/>
        </w:rPr>
        <w:t>South African Journal of Marine Science</w:t>
      </w:r>
      <w:r w:rsidRPr="00BB5D04">
        <w:t>, 1-18 (1984).</w:t>
      </w:r>
    </w:p>
    <w:p w14:paraId="47E3B0FF" w14:textId="77777777" w:rsidR="00BB5D04" w:rsidRPr="00BB5D04" w:rsidRDefault="00BB5D04" w:rsidP="00BB5D04">
      <w:pPr>
        <w:pStyle w:val="EndNoteBibliography"/>
        <w:spacing w:after="0"/>
        <w:ind w:left="720" w:hanging="720"/>
      </w:pPr>
      <w:r w:rsidRPr="00BB5D04">
        <w:t>20</w:t>
      </w:r>
      <w:r w:rsidRPr="00BB5D04">
        <w:tab/>
        <w:t xml:space="preserve">Clark, R. A., Frid, C. L. J. &amp; Batten, S. A critical comparison of two long-term zooplankton time series from the central-west North Sea. </w:t>
      </w:r>
      <w:r w:rsidRPr="00BB5D04">
        <w:rPr>
          <w:i/>
        </w:rPr>
        <w:t>J. Plankton Res.</w:t>
      </w:r>
      <w:r w:rsidRPr="00BB5D04">
        <w:t xml:space="preserve"> </w:t>
      </w:r>
      <w:r w:rsidRPr="00BB5D04">
        <w:rPr>
          <w:b/>
        </w:rPr>
        <w:t>23</w:t>
      </w:r>
      <w:r w:rsidRPr="00BB5D04">
        <w:t>, 27-39 (2001).</w:t>
      </w:r>
    </w:p>
    <w:p w14:paraId="2366E071" w14:textId="77777777" w:rsidR="00BB5D04" w:rsidRPr="00BB5D04" w:rsidRDefault="00BB5D04" w:rsidP="00BB5D04">
      <w:pPr>
        <w:pStyle w:val="EndNoteBibliography"/>
        <w:spacing w:after="0"/>
        <w:ind w:left="720" w:hanging="720"/>
      </w:pPr>
      <w:r w:rsidRPr="00BB5D04">
        <w:lastRenderedPageBreak/>
        <w:t>21</w:t>
      </w:r>
      <w:r w:rsidRPr="00BB5D04">
        <w:tab/>
        <w:t xml:space="preserve">John, E. H., Batten, S. D., Harris, R. P. &amp; Hays, G. C. Comparison between zooplankton data collected by the Continuous Plankton Recorder survey in the English Channel and by WP-2 nets at station L4, Plymouth (UK). </w:t>
      </w:r>
      <w:r w:rsidRPr="00BB5D04">
        <w:rPr>
          <w:i/>
        </w:rPr>
        <w:t>Journal of Sea Research</w:t>
      </w:r>
      <w:r w:rsidRPr="00BB5D04">
        <w:t xml:space="preserve"> </w:t>
      </w:r>
      <w:r w:rsidRPr="00BB5D04">
        <w:rPr>
          <w:b/>
        </w:rPr>
        <w:t>46</w:t>
      </w:r>
      <w:r w:rsidRPr="00BB5D04">
        <w:t>, 223-232 (2001).</w:t>
      </w:r>
    </w:p>
    <w:p w14:paraId="0A8F0FBE" w14:textId="77777777" w:rsidR="00BB5D04" w:rsidRPr="00BB5D04" w:rsidRDefault="00BB5D04" w:rsidP="00BB5D04">
      <w:pPr>
        <w:pStyle w:val="EndNoteBibliography"/>
        <w:spacing w:after="0"/>
        <w:ind w:left="720" w:hanging="720"/>
      </w:pPr>
      <w:r w:rsidRPr="00BB5D04">
        <w:t>22</w:t>
      </w:r>
      <w:r w:rsidRPr="00BB5D04">
        <w:tab/>
        <w:t xml:space="preserve">Pitois, S. G. &amp; Fox, C. J. Long-term changes in zooplankton biomass concentration and mean size over the Northwest European shelf inferred from Continuous Plankton Recorder data. </w:t>
      </w:r>
      <w:r w:rsidRPr="00BB5D04">
        <w:rPr>
          <w:i/>
        </w:rPr>
        <w:t>ICES J. Mar. Sci.</w:t>
      </w:r>
      <w:r w:rsidRPr="00BB5D04">
        <w:t xml:space="preserve"> </w:t>
      </w:r>
      <w:r w:rsidRPr="00BB5D04">
        <w:rPr>
          <w:b/>
        </w:rPr>
        <w:t>63</w:t>
      </w:r>
      <w:r w:rsidRPr="00BB5D04">
        <w:t>, 785-798, doi:10.1016/j.iccsjms.2006.03.009 (2006).</w:t>
      </w:r>
    </w:p>
    <w:p w14:paraId="7C6CE69F" w14:textId="77777777" w:rsidR="00BB5D04" w:rsidRPr="00BB5D04" w:rsidRDefault="00BB5D04" w:rsidP="00BB5D04">
      <w:pPr>
        <w:pStyle w:val="EndNoteBibliography"/>
        <w:spacing w:after="0"/>
        <w:ind w:left="720" w:hanging="720"/>
      </w:pPr>
      <w:r w:rsidRPr="00BB5D04">
        <w:t>23</w:t>
      </w:r>
      <w:r w:rsidRPr="00BB5D04">
        <w:tab/>
        <w:t xml:space="preserve">Billones, R. G., Tackx, M. L. M., Flachier, A. T., Zhu, L. &amp; Daro, M. H. Image analysis as a tool for measuring particulate matter concentrations and gut content, body size, and clearance rates of estuarine copepods: validation and application. </w:t>
      </w:r>
      <w:r w:rsidRPr="00BB5D04">
        <w:rPr>
          <w:i/>
        </w:rPr>
        <w:t>J. Mar. Syst.</w:t>
      </w:r>
      <w:r w:rsidRPr="00BB5D04">
        <w:t xml:space="preserve"> </w:t>
      </w:r>
      <w:r w:rsidRPr="00BB5D04">
        <w:rPr>
          <w:b/>
        </w:rPr>
        <w:t>22</w:t>
      </w:r>
      <w:r w:rsidRPr="00BB5D04">
        <w:t>, 179-194, doi:10.1016/s0924-7963(99)00040-8 (1999).</w:t>
      </w:r>
    </w:p>
    <w:p w14:paraId="13B4CD16" w14:textId="77777777" w:rsidR="00BB5D04" w:rsidRPr="00BB5D04" w:rsidRDefault="00BB5D04" w:rsidP="00BB5D04">
      <w:pPr>
        <w:pStyle w:val="EndNoteBibliography"/>
        <w:spacing w:after="0"/>
        <w:ind w:left="720" w:hanging="720"/>
      </w:pPr>
      <w:r w:rsidRPr="00BB5D04">
        <w:t>24</w:t>
      </w:r>
      <w:r w:rsidRPr="00BB5D04">
        <w:tab/>
        <w:t xml:space="preserve">Hernandez-Leon, S. &amp; Montero, I. Zooplankton biomass estimated from digitalized images in Antarctic waters: A calibration exercise. </w:t>
      </w:r>
      <w:r w:rsidRPr="00BB5D04">
        <w:rPr>
          <w:i/>
        </w:rPr>
        <w:t>Journal of Geophysical Research-Oceans</w:t>
      </w:r>
      <w:r w:rsidRPr="00BB5D04">
        <w:t xml:space="preserve"> </w:t>
      </w:r>
      <w:r w:rsidRPr="00BB5D04">
        <w:rPr>
          <w:b/>
        </w:rPr>
        <w:t>111</w:t>
      </w:r>
      <w:r w:rsidRPr="00BB5D04">
        <w:t>, doi:10.1029/2005jc002887 (2006).</w:t>
      </w:r>
    </w:p>
    <w:p w14:paraId="37EDFB91" w14:textId="77777777" w:rsidR="00BB5D04" w:rsidRPr="00BB5D04" w:rsidRDefault="00BB5D04" w:rsidP="00BB5D04">
      <w:pPr>
        <w:pStyle w:val="EndNoteBibliography"/>
        <w:spacing w:after="0"/>
        <w:ind w:left="720" w:hanging="720"/>
      </w:pPr>
      <w:r w:rsidRPr="00BB5D04">
        <w:t>25</w:t>
      </w:r>
      <w:r w:rsidRPr="00BB5D04">
        <w:tab/>
        <w:t xml:space="preserve">Alcaraz, M., Saiz, E., Calbet, A., Trepat, I. &amp; Broglio, E. Estimating zooplankton biomass through image analysis. </w:t>
      </w:r>
      <w:r w:rsidRPr="00BB5D04">
        <w:rPr>
          <w:i/>
        </w:rPr>
        <w:t>Mar. Biol.</w:t>
      </w:r>
      <w:r w:rsidRPr="00BB5D04">
        <w:t xml:space="preserve"> </w:t>
      </w:r>
      <w:r w:rsidRPr="00BB5D04">
        <w:rPr>
          <w:b/>
        </w:rPr>
        <w:t>143</w:t>
      </w:r>
      <w:r w:rsidRPr="00BB5D04">
        <w:t>, 307-315, doi:10.1007/s00227-003-1094-8 (2003).</w:t>
      </w:r>
    </w:p>
    <w:p w14:paraId="5F3A0957" w14:textId="77777777" w:rsidR="00BB5D04" w:rsidRPr="00BB5D04" w:rsidRDefault="00BB5D04" w:rsidP="00BB5D04">
      <w:pPr>
        <w:pStyle w:val="EndNoteBibliography"/>
        <w:spacing w:after="0"/>
        <w:ind w:left="720" w:hanging="720"/>
      </w:pPr>
      <w:r w:rsidRPr="00BB5D04">
        <w:t>26</w:t>
      </w:r>
      <w:r w:rsidRPr="00BB5D04">
        <w:tab/>
        <w:t xml:space="preserve">Beers, J. R. Determination of zooplankton biomass. </w:t>
      </w:r>
      <w:r w:rsidRPr="00BB5D04">
        <w:rPr>
          <w:i/>
        </w:rPr>
        <w:t>Monographs oceanogr Method</w:t>
      </w:r>
      <w:r w:rsidRPr="00BB5D04">
        <w:t xml:space="preserve"> </w:t>
      </w:r>
      <w:r w:rsidRPr="00BB5D04">
        <w:rPr>
          <w:b/>
        </w:rPr>
        <w:t>No. 4</w:t>
      </w:r>
      <w:r w:rsidRPr="00BB5D04">
        <w:t>, 35-84 (1976).</w:t>
      </w:r>
    </w:p>
    <w:p w14:paraId="217E574B" w14:textId="77777777" w:rsidR="00BB5D04" w:rsidRPr="00BB5D04" w:rsidRDefault="00BB5D04" w:rsidP="00BB5D04">
      <w:pPr>
        <w:pStyle w:val="EndNoteBibliography"/>
        <w:spacing w:after="0"/>
        <w:ind w:left="720" w:hanging="720"/>
      </w:pPr>
      <w:r w:rsidRPr="00BB5D04">
        <w:t>27</w:t>
      </w:r>
      <w:r w:rsidRPr="00BB5D04">
        <w:tab/>
        <w:t xml:space="preserve">Postel, L., Fock, H. &amp; Hagen, W. in </w:t>
      </w:r>
      <w:r w:rsidRPr="00BB5D04">
        <w:rPr>
          <w:i/>
        </w:rPr>
        <w:t>ICES zooplankton methodology manual</w:t>
      </w:r>
      <w:r w:rsidRPr="00BB5D04">
        <w:t xml:space="preserve">   (eds Roger Harris</w:t>
      </w:r>
      <w:r w:rsidRPr="00BB5D04">
        <w:rPr>
          <w:i/>
        </w:rPr>
        <w:t xml:space="preserve"> et al.</w:t>
      </w:r>
      <w:r w:rsidRPr="00BB5D04">
        <w:t>)  83-192 (Elsevier, 2000).</w:t>
      </w:r>
    </w:p>
    <w:p w14:paraId="2B2AFDAA" w14:textId="77777777" w:rsidR="00BB5D04" w:rsidRPr="00BB5D04" w:rsidRDefault="00BB5D04" w:rsidP="00BB5D04">
      <w:pPr>
        <w:pStyle w:val="EndNoteBibliography"/>
        <w:spacing w:after="0"/>
        <w:ind w:left="720" w:hanging="720"/>
      </w:pPr>
      <w:r w:rsidRPr="00BB5D04">
        <w:t>28</w:t>
      </w:r>
      <w:r w:rsidRPr="00BB5D04">
        <w:tab/>
        <w:t xml:space="preserve">Motoda, S. Plankton sampler for collecting uncontaminated materials from several zones by a single vertical haul. </w:t>
      </w:r>
      <w:r w:rsidRPr="00BB5D04">
        <w:rPr>
          <w:i/>
        </w:rPr>
        <w:t>Rapp. Proc.-verb. Réun. Cons. perm. int. Mer.,</w:t>
      </w:r>
      <w:r w:rsidRPr="00BB5D04">
        <w:t xml:space="preserve"> </w:t>
      </w:r>
      <w:r w:rsidRPr="00BB5D04">
        <w:rPr>
          <w:b/>
        </w:rPr>
        <w:t>153</w:t>
      </w:r>
      <w:r w:rsidRPr="00BB5D04">
        <w:t>, 55-58 (1962).</w:t>
      </w:r>
    </w:p>
    <w:p w14:paraId="68E2607F" w14:textId="77777777" w:rsidR="00BB5D04" w:rsidRPr="00BB5D04" w:rsidRDefault="00BB5D04" w:rsidP="00BB5D04">
      <w:pPr>
        <w:pStyle w:val="EndNoteBibliography"/>
        <w:spacing w:after="0"/>
        <w:ind w:left="720" w:hanging="720"/>
      </w:pPr>
      <w:r w:rsidRPr="00BB5D04">
        <w:t>29</w:t>
      </w:r>
      <w:r w:rsidRPr="00BB5D04">
        <w:tab/>
        <w:t xml:space="preserve">Motoda, S. &amp; Osawa, K. Filteration ratio, variance of samples and estimated distance of haul in vertical hauls with Indian Ocean standard net. </w:t>
      </w:r>
      <w:r w:rsidRPr="00BB5D04">
        <w:rPr>
          <w:i/>
        </w:rPr>
        <w:t>Inf. Bull. Planktol. Japan</w:t>
      </w:r>
      <w:r w:rsidRPr="00BB5D04">
        <w:t xml:space="preserve"> </w:t>
      </w:r>
      <w:r w:rsidRPr="00BB5D04">
        <w:rPr>
          <w:b/>
        </w:rPr>
        <w:t>11</w:t>
      </w:r>
      <w:r w:rsidRPr="00BB5D04">
        <w:t>, 11-24 (1964).</w:t>
      </w:r>
    </w:p>
    <w:p w14:paraId="5028932F" w14:textId="77777777" w:rsidR="00BB5D04" w:rsidRPr="00BB5D04" w:rsidRDefault="00BB5D04" w:rsidP="00BB5D04">
      <w:pPr>
        <w:pStyle w:val="EndNoteBibliography"/>
        <w:spacing w:after="0"/>
        <w:ind w:left="720" w:hanging="720"/>
      </w:pPr>
      <w:r w:rsidRPr="00BB5D04">
        <w:t>30</w:t>
      </w:r>
      <w:r w:rsidRPr="00BB5D04">
        <w:tab/>
        <w:t>Wiebe, P. H., Boyd, S. &amp; Cox, J. L. Relationships between zooplankton displacement volume, wet weight, dry weight, and carbon.</w:t>
      </w:r>
      <w:r w:rsidRPr="00BB5D04">
        <w:rPr>
          <w:i/>
        </w:rPr>
        <w:t xml:space="preserve"> Fishery Bulletin US</w:t>
      </w:r>
      <w:r w:rsidRPr="00BB5D04">
        <w:t xml:space="preserve"> </w:t>
      </w:r>
      <w:r w:rsidRPr="00BB5D04">
        <w:rPr>
          <w:b/>
        </w:rPr>
        <w:t>73</w:t>
      </w:r>
      <w:r w:rsidRPr="00BB5D04">
        <w:t>, 777-796 (1975).</w:t>
      </w:r>
    </w:p>
    <w:p w14:paraId="70018456" w14:textId="77777777" w:rsidR="00BB5D04" w:rsidRPr="00BB5D04" w:rsidRDefault="00BB5D04" w:rsidP="00BB5D04">
      <w:pPr>
        <w:pStyle w:val="EndNoteBibliography"/>
        <w:spacing w:after="0"/>
        <w:ind w:left="720" w:hanging="720"/>
      </w:pPr>
      <w:r w:rsidRPr="00BB5D04">
        <w:t>31</w:t>
      </w:r>
      <w:r w:rsidRPr="00BB5D04">
        <w:tab/>
        <w:t xml:space="preserve">Wiebe, P. H. Functional regression equations for zooplankton displacement volume, wet weight, dry weight, and carbon: a correction. </w:t>
      </w:r>
      <w:r w:rsidRPr="00BB5D04">
        <w:rPr>
          <w:i/>
        </w:rPr>
        <w:t>U S Fish Wildl Serv Fish Bull</w:t>
      </w:r>
      <w:r w:rsidRPr="00BB5D04">
        <w:t xml:space="preserve"> </w:t>
      </w:r>
      <w:r w:rsidRPr="00BB5D04">
        <w:rPr>
          <w:b/>
        </w:rPr>
        <w:t>86</w:t>
      </w:r>
      <w:r w:rsidRPr="00BB5D04">
        <w:t>, 833-835 (1988).</w:t>
      </w:r>
    </w:p>
    <w:p w14:paraId="577CDFDF" w14:textId="77777777" w:rsidR="00BB5D04" w:rsidRPr="00BB5D04" w:rsidRDefault="00BB5D04" w:rsidP="00BB5D04">
      <w:pPr>
        <w:pStyle w:val="EndNoteBibliography"/>
        <w:spacing w:after="0"/>
        <w:ind w:left="720" w:hanging="720"/>
      </w:pPr>
      <w:r w:rsidRPr="00BB5D04">
        <w:t>32</w:t>
      </w:r>
      <w:r w:rsidRPr="00BB5D04">
        <w:tab/>
        <w:t xml:space="preserve">Omori, M. Some factors affecting on dry-weight, organic weight and concentrations of carbon and nitrogen in freshlt prepared and in preserved zooplankton. </w:t>
      </w:r>
      <w:r w:rsidRPr="00BB5D04">
        <w:rPr>
          <w:i/>
        </w:rPr>
        <w:t>Int. Rev. Gesamt. Hydrobiol.</w:t>
      </w:r>
      <w:r w:rsidRPr="00BB5D04">
        <w:t xml:space="preserve"> </w:t>
      </w:r>
      <w:r w:rsidRPr="00BB5D04">
        <w:rPr>
          <w:b/>
        </w:rPr>
        <w:t>63</w:t>
      </w:r>
      <w:r w:rsidRPr="00BB5D04">
        <w:t>, 261-269, doi:10.1002/iroh.19780630211 (1978).</w:t>
      </w:r>
    </w:p>
    <w:p w14:paraId="4A263F22" w14:textId="77777777" w:rsidR="00BB5D04" w:rsidRPr="00BB5D04" w:rsidRDefault="00BB5D04" w:rsidP="00BB5D04">
      <w:pPr>
        <w:pStyle w:val="EndNoteBibliography"/>
        <w:spacing w:after="0"/>
        <w:ind w:left="720" w:hanging="720"/>
      </w:pPr>
      <w:r w:rsidRPr="00BB5D04">
        <w:t>33</w:t>
      </w:r>
      <w:r w:rsidRPr="00BB5D04">
        <w:tab/>
        <w:t xml:space="preserve">Tranter, D. J. Comparison of zooplankton biomass determinations by Indian Ocean Standard Net, Juday Net and Clarke-Bumpus sampler. </w:t>
      </w:r>
      <w:r w:rsidRPr="00BB5D04">
        <w:rPr>
          <w:i/>
        </w:rPr>
        <w:t>Nature</w:t>
      </w:r>
      <w:r w:rsidRPr="00BB5D04">
        <w:t xml:space="preserve"> </w:t>
      </w:r>
      <w:r w:rsidRPr="00BB5D04">
        <w:rPr>
          <w:b/>
        </w:rPr>
        <w:t>198</w:t>
      </w:r>
      <w:r w:rsidRPr="00BB5D04">
        <w:t>, 1179-&amp;, doi:10.1038/1981179a0 (1963).</w:t>
      </w:r>
    </w:p>
    <w:p w14:paraId="48E1AEC6" w14:textId="77777777" w:rsidR="00BB5D04" w:rsidRPr="00BB5D04" w:rsidRDefault="00BB5D04" w:rsidP="00BB5D04">
      <w:pPr>
        <w:pStyle w:val="EndNoteBibliography"/>
        <w:spacing w:after="0"/>
        <w:ind w:left="720" w:hanging="720"/>
      </w:pPr>
      <w:r w:rsidRPr="00BB5D04">
        <w:t>34</w:t>
      </w:r>
      <w:r w:rsidRPr="00BB5D04">
        <w:tab/>
        <w:t xml:space="preserve">DeVries, D. R. &amp; Stein, R. A. Comparison of three zooplankton samplers: a taxon-specific assessment. </w:t>
      </w:r>
      <w:r w:rsidRPr="00BB5D04">
        <w:rPr>
          <w:i/>
        </w:rPr>
        <w:t>J. Plankton Res.</w:t>
      </w:r>
      <w:r w:rsidRPr="00BB5D04">
        <w:t xml:space="preserve"> </w:t>
      </w:r>
      <w:r w:rsidRPr="00BB5D04">
        <w:rPr>
          <w:b/>
        </w:rPr>
        <w:t>13</w:t>
      </w:r>
      <w:r w:rsidRPr="00BB5D04">
        <w:t>, 53-59, doi:10.1093/plankt/13.1.53 (1991).</w:t>
      </w:r>
    </w:p>
    <w:p w14:paraId="70F9D222" w14:textId="77777777" w:rsidR="00BB5D04" w:rsidRPr="00BB5D04" w:rsidRDefault="00BB5D04" w:rsidP="00BB5D04">
      <w:pPr>
        <w:pStyle w:val="EndNoteBibliography"/>
        <w:spacing w:after="0"/>
        <w:ind w:left="720" w:hanging="720"/>
      </w:pPr>
      <w:r w:rsidRPr="00BB5D04">
        <w:t>35</w:t>
      </w:r>
      <w:r w:rsidRPr="00BB5D04">
        <w:tab/>
        <w:t>Skjoldal, H. R.</w:t>
      </w:r>
      <w:r w:rsidRPr="00BB5D04">
        <w:rPr>
          <w:i/>
        </w:rPr>
        <w:t xml:space="preserve"> et al.</w:t>
      </w:r>
      <w:r w:rsidRPr="00BB5D04">
        <w:t xml:space="preserve"> Intercomparison of zooplankton (net) sampling systems: Results from the ICES/GLOBEC sea-going workshop. </w:t>
      </w:r>
      <w:r w:rsidRPr="00BB5D04">
        <w:rPr>
          <w:i/>
        </w:rPr>
        <w:t>Prog. Oceanogr.</w:t>
      </w:r>
      <w:r w:rsidRPr="00BB5D04">
        <w:t xml:space="preserve"> </w:t>
      </w:r>
      <w:r w:rsidRPr="00BB5D04">
        <w:rPr>
          <w:b/>
        </w:rPr>
        <w:t>108</w:t>
      </w:r>
      <w:r w:rsidRPr="00BB5D04">
        <w:t>, 1-42, doi:10.1016/j.pocean.2012.10.006 (2013).</w:t>
      </w:r>
    </w:p>
    <w:p w14:paraId="13E95775" w14:textId="77777777" w:rsidR="00BB5D04" w:rsidRPr="00BB5D04" w:rsidRDefault="00BB5D04" w:rsidP="00BB5D04">
      <w:pPr>
        <w:pStyle w:val="EndNoteBibliography"/>
        <w:spacing w:after="0"/>
        <w:ind w:left="720" w:hanging="720"/>
      </w:pPr>
      <w:r w:rsidRPr="00BB5D04">
        <w:t>36</w:t>
      </w:r>
      <w:r w:rsidRPr="00BB5D04">
        <w:tab/>
        <w:t>O’Brien, T. D. COPEPOD: The Global Plankton Database. An overview of the 2014 database contents, processing methods, and access interface., 29 (2014).</w:t>
      </w:r>
    </w:p>
    <w:p w14:paraId="6EF21228" w14:textId="77777777" w:rsidR="00BB5D04" w:rsidRPr="00BB5D04" w:rsidRDefault="00BB5D04" w:rsidP="00BB5D04">
      <w:pPr>
        <w:pStyle w:val="EndNoteBibliography"/>
        <w:spacing w:after="0"/>
        <w:ind w:left="720" w:hanging="720"/>
      </w:pPr>
      <w:r w:rsidRPr="00BB5D04">
        <w:t>37</w:t>
      </w:r>
      <w:r w:rsidRPr="00BB5D04">
        <w:tab/>
        <w:t>O’Brien, T. D. COPEPOD: The Global Plankton Database. An overview of the 2010 database contents, processing methods, and access interface., 28 (2010).</w:t>
      </w:r>
    </w:p>
    <w:p w14:paraId="02E41438" w14:textId="77777777" w:rsidR="00BB5D04" w:rsidRPr="00BB5D04" w:rsidRDefault="00BB5D04" w:rsidP="00BB5D04">
      <w:pPr>
        <w:pStyle w:val="EndNoteBibliography"/>
        <w:spacing w:after="0"/>
        <w:ind w:left="720" w:hanging="720"/>
      </w:pPr>
      <w:r w:rsidRPr="00BB5D04">
        <w:t>38</w:t>
      </w:r>
      <w:r w:rsidRPr="00BB5D04">
        <w:tab/>
        <w:t>O’Brien, T. D. COPEPOD: The Global Plankton Database. A review of the 2007 database contents and new quality control methodology. 28 (2007).</w:t>
      </w:r>
    </w:p>
    <w:p w14:paraId="277074F5" w14:textId="77777777" w:rsidR="00BB5D04" w:rsidRPr="00BB5D04" w:rsidRDefault="00BB5D04" w:rsidP="00BB5D04">
      <w:pPr>
        <w:pStyle w:val="EndNoteBibliography"/>
        <w:spacing w:after="0"/>
        <w:ind w:left="720" w:hanging="720"/>
      </w:pPr>
      <w:r w:rsidRPr="00BB5D04">
        <w:t>39</w:t>
      </w:r>
      <w:r w:rsidRPr="00BB5D04">
        <w:tab/>
        <w:t>O’Brien, T. D. COPEPOD: A Global Plankton Database., 136 (2002).</w:t>
      </w:r>
    </w:p>
    <w:p w14:paraId="153EE36D" w14:textId="77777777" w:rsidR="00BB5D04" w:rsidRPr="00BB5D04" w:rsidRDefault="00BB5D04" w:rsidP="00BB5D04">
      <w:pPr>
        <w:pStyle w:val="EndNoteBibliography"/>
        <w:spacing w:after="0"/>
        <w:ind w:left="720" w:hanging="720"/>
      </w:pPr>
      <w:r w:rsidRPr="00BB5D04">
        <w:t>40</w:t>
      </w:r>
      <w:r w:rsidRPr="00BB5D04">
        <w:tab/>
        <w:t>O'Brien, T. D., Wiebe, P. H. &amp; Falkenhaug, T. ICES Zooplankton Status Report 2010/2011. 208 (2013).</w:t>
      </w:r>
    </w:p>
    <w:p w14:paraId="3C95CE53" w14:textId="77777777" w:rsidR="00BB5D04" w:rsidRPr="00BB5D04" w:rsidRDefault="00BB5D04" w:rsidP="00BB5D04">
      <w:pPr>
        <w:pStyle w:val="EndNoteBibliography"/>
        <w:spacing w:after="0"/>
        <w:ind w:left="720" w:hanging="720"/>
      </w:pPr>
      <w:r w:rsidRPr="00BB5D04">
        <w:t>41</w:t>
      </w:r>
      <w:r w:rsidRPr="00BB5D04">
        <w:tab/>
        <w:t xml:space="preserve">Brady, G. S. Report on the Copepoda collected by H. M. S. 'Challenger' during the years 1873-76. </w:t>
      </w:r>
      <w:r w:rsidRPr="00BB5D04">
        <w:rPr>
          <w:i/>
        </w:rPr>
        <w:t>Rep. Sci. Results, Voy. of H. M. S. "Challenger," Zool.</w:t>
      </w:r>
      <w:r w:rsidRPr="00BB5D04">
        <w:t xml:space="preserve"> </w:t>
      </w:r>
      <w:r w:rsidRPr="00BB5D04">
        <w:rPr>
          <w:b/>
        </w:rPr>
        <w:t>viii</w:t>
      </w:r>
      <w:r w:rsidRPr="00BB5D04">
        <w:t>, 1-142 (1883).</w:t>
      </w:r>
    </w:p>
    <w:p w14:paraId="49431D82" w14:textId="77777777" w:rsidR="00BB5D04" w:rsidRPr="00BB5D04" w:rsidRDefault="00BB5D04" w:rsidP="00BB5D04">
      <w:pPr>
        <w:pStyle w:val="EndNoteBibliography"/>
        <w:spacing w:after="0"/>
        <w:ind w:left="720" w:hanging="720"/>
      </w:pPr>
      <w:r w:rsidRPr="00BB5D04">
        <w:t>42</w:t>
      </w:r>
      <w:r w:rsidRPr="00BB5D04">
        <w:tab/>
        <w:t xml:space="preserve">Knox, G. A. &amp; Knox, G. A. </w:t>
      </w:r>
      <w:r w:rsidRPr="00BB5D04">
        <w:rPr>
          <w:i/>
        </w:rPr>
        <w:t>Biology of the Southern Ocean. Second edition</w:t>
      </w:r>
      <w:r w:rsidRPr="00BB5D04">
        <w:t>.  (2007).</w:t>
      </w:r>
    </w:p>
    <w:p w14:paraId="6487504F" w14:textId="77777777" w:rsidR="00BB5D04" w:rsidRPr="00BB5D04" w:rsidRDefault="00BB5D04" w:rsidP="00BB5D04">
      <w:pPr>
        <w:pStyle w:val="EndNoteBibliography"/>
        <w:spacing w:after="0"/>
        <w:ind w:left="720" w:hanging="720"/>
      </w:pPr>
      <w:r w:rsidRPr="00BB5D04">
        <w:lastRenderedPageBreak/>
        <w:t>43</w:t>
      </w:r>
      <w:r w:rsidRPr="00BB5D04">
        <w:tab/>
        <w:t xml:space="preserve">Scott, A. The Copepoda of the Siboga Expedition, Part I. Free swimming, littoral and semi-parasitic Copepoda. Uitkomsten op zool., botan., ocean., geol. gebied, verzameld, in Ned. Indie, 1899-1900, aan boord H.M. Siboga, onder commando van Lt. t-z Ic Kl. G. F. Tydeman, uitge-geven door Max Weber. Resultats des explorations zool., botan., ocean., geol. entreprises a bord du Siboga sous le commandement de G. F. Tydeman, publies par Max Weber. </w:t>
      </w:r>
      <w:r w:rsidRPr="00BB5D04">
        <w:rPr>
          <w:i/>
        </w:rPr>
        <w:t>Monogr</w:t>
      </w:r>
      <w:r w:rsidRPr="00BB5D04">
        <w:t xml:space="preserve"> </w:t>
      </w:r>
      <w:r w:rsidRPr="00BB5D04">
        <w:rPr>
          <w:b/>
        </w:rPr>
        <w:t>29a</w:t>
      </w:r>
      <w:r w:rsidRPr="00BB5D04">
        <w:t>, (323 pp.) (1909).</w:t>
      </w:r>
    </w:p>
    <w:p w14:paraId="25A91037" w14:textId="77777777" w:rsidR="00BB5D04" w:rsidRPr="00BB5D04" w:rsidRDefault="00BB5D04" w:rsidP="00BB5D04">
      <w:pPr>
        <w:pStyle w:val="EndNoteBibliography"/>
        <w:spacing w:after="0"/>
        <w:ind w:left="720" w:hanging="720"/>
      </w:pPr>
      <w:r w:rsidRPr="00BB5D04">
        <w:t>44</w:t>
      </w:r>
      <w:r w:rsidRPr="00BB5D04">
        <w:tab/>
        <w:t xml:space="preserve">Farran, G. P. </w:t>
      </w:r>
      <w:r w:rsidRPr="00BB5D04">
        <w:rPr>
          <w:i/>
        </w:rPr>
        <w:t>Crustacea, Part X. Copepoda</w:t>
      </w:r>
      <w:r w:rsidRPr="00BB5D04">
        <w:t>.  (Natural History Report 8 no. 3 pp. 203-306 4 pls. 37 text-figs. London (Trustees Brit. Mus.)1929 4to., 1929).</w:t>
      </w:r>
    </w:p>
    <w:p w14:paraId="4BFE9D27" w14:textId="77777777" w:rsidR="00BB5D04" w:rsidRPr="00BB5D04" w:rsidRDefault="00BB5D04" w:rsidP="00BB5D04">
      <w:pPr>
        <w:pStyle w:val="EndNoteBibliography"/>
        <w:spacing w:after="0"/>
        <w:ind w:left="720" w:hanging="720"/>
      </w:pPr>
      <w:r w:rsidRPr="00BB5D04">
        <w:t>45</w:t>
      </w:r>
      <w:r w:rsidRPr="00BB5D04">
        <w:tab/>
        <w:t xml:space="preserve">Brady, G. S. Copepoda : in Scientific Reports. </w:t>
      </w:r>
      <w:r w:rsidRPr="00BB5D04">
        <w:rPr>
          <w:i/>
        </w:rPr>
        <w:t>Australian Antarctic Expedition 1911-1914 Ser C</w:t>
      </w:r>
      <w:r w:rsidRPr="00BB5D04">
        <w:t xml:space="preserve"> </w:t>
      </w:r>
      <w:r w:rsidRPr="00BB5D04">
        <w:rPr>
          <w:b/>
        </w:rPr>
        <w:t>5</w:t>
      </w:r>
      <w:r w:rsidRPr="00BB5D04">
        <w:t>, pp. 1-48 (1918).</w:t>
      </w:r>
    </w:p>
    <w:p w14:paraId="7EFC2E8F" w14:textId="77777777" w:rsidR="00BB5D04" w:rsidRPr="00BB5D04" w:rsidRDefault="00BB5D04" w:rsidP="00BB5D04">
      <w:pPr>
        <w:pStyle w:val="EndNoteBibliography"/>
        <w:spacing w:after="0"/>
        <w:ind w:left="720" w:hanging="720"/>
      </w:pPr>
      <w:r w:rsidRPr="00BB5D04">
        <w:t>46</w:t>
      </w:r>
      <w:r w:rsidRPr="00BB5D04">
        <w:tab/>
        <w:t>Russell, F. S. &amp; Colman, J. S. Great Barrier Reef expedition 1928-1929: The zooplankton I. gear, methods and station list. 2-35 (The Bristish Museum, London, 1931).</w:t>
      </w:r>
    </w:p>
    <w:p w14:paraId="05478F2E" w14:textId="77777777" w:rsidR="00BB5D04" w:rsidRPr="00BB5D04" w:rsidRDefault="00BB5D04" w:rsidP="00BB5D04">
      <w:pPr>
        <w:pStyle w:val="EndNoteBibliography"/>
        <w:spacing w:after="0"/>
        <w:ind w:left="720" w:hanging="720"/>
      </w:pPr>
      <w:r w:rsidRPr="00BB5D04">
        <w:t>47</w:t>
      </w:r>
      <w:r w:rsidRPr="00BB5D04">
        <w:tab/>
        <w:t xml:space="preserve">Marshall, S. M. The production of microplankton in the Great Barrier Reef region. </w:t>
      </w:r>
      <w:r w:rsidRPr="00BB5D04">
        <w:rPr>
          <w:i/>
        </w:rPr>
        <w:t>Sci. Rpts. Gt. Barrier Reef Exped. London 1928-29</w:t>
      </w:r>
      <w:r w:rsidRPr="00BB5D04">
        <w:t xml:space="preserve"> </w:t>
      </w:r>
      <w:r w:rsidRPr="00BB5D04">
        <w:rPr>
          <w:b/>
        </w:rPr>
        <w:t>2</w:t>
      </w:r>
      <w:r w:rsidRPr="00BB5D04">
        <w:t>, pp. 111-157 (1933).</w:t>
      </w:r>
    </w:p>
    <w:p w14:paraId="34F62BEA" w14:textId="77777777" w:rsidR="00BB5D04" w:rsidRPr="00BB5D04" w:rsidRDefault="00BB5D04" w:rsidP="00BB5D04">
      <w:pPr>
        <w:pStyle w:val="EndNoteBibliography"/>
        <w:spacing w:after="0"/>
        <w:ind w:left="720" w:hanging="720"/>
      </w:pPr>
      <w:r w:rsidRPr="00BB5D04">
        <w:t>48</w:t>
      </w:r>
      <w:r w:rsidRPr="00BB5D04">
        <w:tab/>
        <w:t xml:space="preserve">Jesperson, P. Quantative investigation of the distribution of the macroplankton in different oceanic regions. </w:t>
      </w:r>
      <w:r w:rsidRPr="00BB5D04">
        <w:rPr>
          <w:i/>
        </w:rPr>
        <w:t>Rep. "Dana" Exped.</w:t>
      </w:r>
      <w:r w:rsidRPr="00BB5D04">
        <w:t xml:space="preserve"> </w:t>
      </w:r>
      <w:r w:rsidRPr="00BB5D04">
        <w:rPr>
          <w:b/>
        </w:rPr>
        <w:t>2</w:t>
      </w:r>
      <w:r w:rsidRPr="00BB5D04">
        <w:t>, 1-44 (1935).</w:t>
      </w:r>
    </w:p>
    <w:p w14:paraId="7E38D3F1" w14:textId="77777777" w:rsidR="00BB5D04" w:rsidRPr="00BB5D04" w:rsidRDefault="00BB5D04" w:rsidP="00BB5D04">
      <w:pPr>
        <w:pStyle w:val="EndNoteBibliography"/>
        <w:spacing w:after="0"/>
        <w:ind w:left="720" w:hanging="720"/>
      </w:pPr>
      <w:r w:rsidRPr="00BB5D04">
        <w:t>49</w:t>
      </w:r>
      <w:r w:rsidRPr="00BB5D04">
        <w:tab/>
        <w:t xml:space="preserve">Sheard, K. Plankton of the Australian-Antarctic quadrant. </w:t>
      </w:r>
      <w:r w:rsidRPr="00BB5D04">
        <w:rPr>
          <w:i/>
        </w:rPr>
        <w:t>Rep. BANZ Antarct. Res. Exped.. ser. B</w:t>
      </w:r>
      <w:r w:rsidRPr="00BB5D04">
        <w:t xml:space="preserve"> </w:t>
      </w:r>
      <w:r w:rsidRPr="00BB5D04">
        <w:rPr>
          <w:b/>
        </w:rPr>
        <w:t>6</w:t>
      </w:r>
      <w:r w:rsidRPr="00BB5D04">
        <w:t>, 1-120 (1947).</w:t>
      </w:r>
    </w:p>
    <w:p w14:paraId="5E4B271E" w14:textId="77777777" w:rsidR="00BB5D04" w:rsidRPr="00BB5D04" w:rsidRDefault="00BB5D04" w:rsidP="00BB5D04">
      <w:pPr>
        <w:pStyle w:val="EndNoteBibliography"/>
        <w:spacing w:after="0"/>
        <w:ind w:left="720" w:hanging="720"/>
      </w:pPr>
      <w:r w:rsidRPr="00BB5D04">
        <w:t>50</w:t>
      </w:r>
      <w:r w:rsidRPr="00BB5D04">
        <w:tab/>
        <w:t xml:space="preserve">Dakin, W. J. &amp; Colefax, A. The marine plankton of the coastal waters of New South Wales. I. The chief planktonic forms and their seasonal distribution. </w:t>
      </w:r>
      <w:r w:rsidRPr="00BB5D04">
        <w:rPr>
          <w:i/>
        </w:rPr>
        <w:t>Proc. Linn. Soc. N.S.W.</w:t>
      </w:r>
      <w:r w:rsidRPr="00BB5D04">
        <w:t xml:space="preserve"> </w:t>
      </w:r>
      <w:r w:rsidRPr="00BB5D04">
        <w:rPr>
          <w:b/>
        </w:rPr>
        <w:t>58</w:t>
      </w:r>
      <w:r w:rsidRPr="00BB5D04">
        <w:t>, pp. 186-222 (1933).</w:t>
      </w:r>
    </w:p>
    <w:p w14:paraId="2232F13F" w14:textId="77777777" w:rsidR="00BB5D04" w:rsidRPr="00BB5D04" w:rsidRDefault="00BB5D04" w:rsidP="00BB5D04">
      <w:pPr>
        <w:pStyle w:val="EndNoteBibliography"/>
        <w:spacing w:after="0"/>
        <w:ind w:left="720" w:hanging="720"/>
      </w:pPr>
      <w:r w:rsidRPr="00BB5D04">
        <w:t>51</w:t>
      </w:r>
      <w:r w:rsidRPr="00BB5D04">
        <w:tab/>
        <w:t xml:space="preserve">Dakin, W. J. &amp; Colefax, A. The plankton of the Australian coastal waters off New South Wales Part I. </w:t>
      </w:r>
      <w:r w:rsidRPr="00BB5D04">
        <w:rPr>
          <w:i/>
        </w:rPr>
        <w:t>Publications of the University of Sydney</w:t>
      </w:r>
      <w:r w:rsidRPr="00BB5D04">
        <w:t>, 210 (1940).</w:t>
      </w:r>
    </w:p>
    <w:p w14:paraId="658A85C7" w14:textId="77777777" w:rsidR="00BB5D04" w:rsidRPr="00BB5D04" w:rsidRDefault="00BB5D04" w:rsidP="00BB5D04">
      <w:pPr>
        <w:pStyle w:val="EndNoteBibliography"/>
        <w:spacing w:after="0"/>
        <w:ind w:left="720" w:hanging="720"/>
      </w:pPr>
      <w:r w:rsidRPr="00BB5D04">
        <w:t>52</w:t>
      </w:r>
      <w:r w:rsidRPr="00BB5D04">
        <w:tab/>
        <w:t xml:space="preserve">Thompson, H. Pelagic Tunicates in the plankton of South-eastern Australian Waters, and their place in Oceanographic studies. </w:t>
      </w:r>
      <w:r w:rsidRPr="00BB5D04">
        <w:rPr>
          <w:i/>
        </w:rPr>
        <w:t>Bulletin Council for Scientific and Industrial Research Australia</w:t>
      </w:r>
      <w:r w:rsidRPr="00BB5D04">
        <w:t xml:space="preserve"> </w:t>
      </w:r>
      <w:r w:rsidRPr="00BB5D04">
        <w:rPr>
          <w:b/>
        </w:rPr>
        <w:t>153</w:t>
      </w:r>
      <w:r w:rsidRPr="00BB5D04">
        <w:t>, pp. 1-51 (1942).</w:t>
      </w:r>
    </w:p>
    <w:p w14:paraId="3430FEEA" w14:textId="77777777" w:rsidR="00BB5D04" w:rsidRPr="00BB5D04" w:rsidRDefault="00BB5D04" w:rsidP="00BB5D04">
      <w:pPr>
        <w:pStyle w:val="EndNoteBibliography"/>
        <w:spacing w:after="0"/>
        <w:ind w:left="720" w:hanging="720"/>
      </w:pPr>
      <w:r w:rsidRPr="00BB5D04">
        <w:t>53</w:t>
      </w:r>
      <w:r w:rsidRPr="00BB5D04">
        <w:tab/>
        <w:t xml:space="preserve">Foxton, P. The distribution of the standing crop of zooplankton in the Southern Ocean. </w:t>
      </w:r>
      <w:r w:rsidRPr="00BB5D04">
        <w:rPr>
          <w:i/>
        </w:rPr>
        <w:t>Discovery Reports</w:t>
      </w:r>
      <w:r w:rsidRPr="00BB5D04">
        <w:t xml:space="preserve"> </w:t>
      </w:r>
      <w:r w:rsidRPr="00BB5D04">
        <w:rPr>
          <w:b/>
        </w:rPr>
        <w:t>28</w:t>
      </w:r>
      <w:r w:rsidRPr="00BB5D04">
        <w:t>, 191-236 (1956).</w:t>
      </w:r>
    </w:p>
    <w:p w14:paraId="3CF62D0B" w14:textId="3D3A46EF" w:rsidR="00BB5D04" w:rsidRPr="00BB5D04" w:rsidRDefault="00BB5D04" w:rsidP="00BB5D04">
      <w:pPr>
        <w:pStyle w:val="EndNoteBibliography"/>
        <w:spacing w:after="0"/>
        <w:ind w:left="720" w:hanging="720"/>
      </w:pPr>
      <w:r w:rsidRPr="00BB5D04">
        <w:t>54</w:t>
      </w:r>
      <w:r w:rsidRPr="00BB5D04">
        <w:tab/>
        <w:t xml:space="preserve">COPEPOD. </w:t>
      </w:r>
      <w:r w:rsidRPr="00BB5D04">
        <w:rPr>
          <w:i/>
        </w:rPr>
        <w:t>COPEPOD: the global plankton database (2018)</w:t>
      </w:r>
      <w:r w:rsidRPr="00BB5D04">
        <w:t>, &lt;</w:t>
      </w:r>
      <w:hyperlink r:id="rId35" w:history="1">
        <w:r w:rsidRPr="00BB5D04">
          <w:rPr>
            <w:rStyle w:val="Hyperlink"/>
          </w:rPr>
          <w:t>http://www.st.nmfs.noaa.gov/copepod/</w:t>
        </w:r>
      </w:hyperlink>
      <w:r w:rsidRPr="00BB5D04">
        <w:t>&gt; (2018).</w:t>
      </w:r>
    </w:p>
    <w:p w14:paraId="7238CAE5" w14:textId="77777777" w:rsidR="00BB5D04" w:rsidRPr="00BB5D04" w:rsidRDefault="00BB5D04" w:rsidP="00BB5D04">
      <w:pPr>
        <w:pStyle w:val="EndNoteBibliography"/>
        <w:spacing w:after="0"/>
        <w:ind w:left="720" w:hanging="720"/>
      </w:pPr>
      <w:r w:rsidRPr="00BB5D04">
        <w:t>55</w:t>
      </w:r>
      <w:r w:rsidRPr="00BB5D04">
        <w:tab/>
        <w:t xml:space="preserve">Jackson, C. J., Rothlisberg, P. C. &amp; Pendrey, R. C. Role of larval distribution and abundance in overall life-history dynamics: a study of the prawn Penaeus semisulcatus in Albatross Bay, Gulf of Carpentaria, Australia. </w:t>
      </w:r>
      <w:r w:rsidRPr="00BB5D04">
        <w:rPr>
          <w:i/>
        </w:rPr>
        <w:t>Mar. Ecol. Prog. Ser.</w:t>
      </w:r>
      <w:r w:rsidRPr="00BB5D04">
        <w:t xml:space="preserve"> </w:t>
      </w:r>
      <w:r w:rsidRPr="00BB5D04">
        <w:rPr>
          <w:b/>
        </w:rPr>
        <w:t>213</w:t>
      </w:r>
      <w:r w:rsidRPr="00BB5D04">
        <w:t>, 241-252, doi:10.3354/meps213241 (2001).</w:t>
      </w:r>
    </w:p>
    <w:p w14:paraId="22B7DB20" w14:textId="77777777" w:rsidR="00BB5D04" w:rsidRPr="00BB5D04" w:rsidRDefault="00BB5D04" w:rsidP="00BB5D04">
      <w:pPr>
        <w:pStyle w:val="EndNoteBibliography"/>
        <w:spacing w:after="0"/>
        <w:ind w:left="720" w:hanging="720"/>
      </w:pPr>
      <w:r w:rsidRPr="00BB5D04">
        <w:t>56</w:t>
      </w:r>
      <w:r w:rsidRPr="00BB5D04">
        <w:tab/>
        <w:t xml:space="preserve">Tranter, D. J. Zooplankton abundance in Australasian waters. </w:t>
      </w:r>
      <w:r w:rsidRPr="00BB5D04">
        <w:rPr>
          <w:i/>
        </w:rPr>
        <w:t>Australian Jour Mar and Freshwater Res</w:t>
      </w:r>
      <w:r w:rsidRPr="00BB5D04">
        <w:t xml:space="preserve"> </w:t>
      </w:r>
      <w:r w:rsidRPr="00BB5D04">
        <w:rPr>
          <w:b/>
        </w:rPr>
        <w:t>13</w:t>
      </w:r>
      <w:r w:rsidRPr="00BB5D04">
        <w:t>, 106-142 (1962).</w:t>
      </w:r>
    </w:p>
    <w:p w14:paraId="2757B304" w14:textId="77777777" w:rsidR="00BB5D04" w:rsidRPr="00BB5D04" w:rsidRDefault="00BB5D04" w:rsidP="00BB5D04">
      <w:pPr>
        <w:pStyle w:val="EndNoteBibliography"/>
        <w:spacing w:after="0"/>
        <w:ind w:left="720" w:hanging="720"/>
      </w:pPr>
      <w:r w:rsidRPr="00BB5D04">
        <w:t>57</w:t>
      </w:r>
      <w:r w:rsidRPr="00BB5D04">
        <w:tab/>
        <w:t xml:space="preserve">Furnas, M. J., Mitchell, A. W., Gilmartin, M. &amp; Revelante, N. Phytoplankton biomass and primary production in semi-enclosed reef lagoons of the central Great Barrier Reef, Australia. </w:t>
      </w:r>
      <w:r w:rsidRPr="00BB5D04">
        <w:rPr>
          <w:i/>
        </w:rPr>
        <w:t>Coral Reefs</w:t>
      </w:r>
      <w:r w:rsidRPr="00BB5D04">
        <w:t xml:space="preserve"> </w:t>
      </w:r>
      <w:r w:rsidRPr="00BB5D04">
        <w:rPr>
          <w:b/>
        </w:rPr>
        <w:t>9</w:t>
      </w:r>
      <w:r w:rsidRPr="00BB5D04">
        <w:t>, 1-10, doi:10.1007/bf00686716 (1990).</w:t>
      </w:r>
    </w:p>
    <w:p w14:paraId="198BD4E9" w14:textId="77777777" w:rsidR="00BB5D04" w:rsidRPr="00BB5D04" w:rsidRDefault="00BB5D04" w:rsidP="00BB5D04">
      <w:pPr>
        <w:pStyle w:val="EndNoteBibliography"/>
        <w:spacing w:after="0"/>
        <w:ind w:left="720" w:hanging="720"/>
      </w:pPr>
      <w:r w:rsidRPr="00BB5D04">
        <w:t>58</w:t>
      </w:r>
      <w:r w:rsidRPr="00BB5D04">
        <w:tab/>
        <w:t>Lynch, T. P.</w:t>
      </w:r>
      <w:r w:rsidRPr="00BB5D04">
        <w:rPr>
          <w:i/>
        </w:rPr>
        <w:t xml:space="preserve"> et al.</w:t>
      </w:r>
      <w:r w:rsidRPr="00BB5D04">
        <w:t xml:space="preserve"> in </w:t>
      </w:r>
      <w:r w:rsidRPr="00BB5D04">
        <w:rPr>
          <w:i/>
        </w:rPr>
        <w:t>Oceans 2008, Conference Proceedings</w:t>
      </w:r>
      <w:r w:rsidRPr="00BB5D04">
        <w:t xml:space="preserve">     367-374 (IEEE, 2008).</w:t>
      </w:r>
    </w:p>
    <w:p w14:paraId="4BA52097" w14:textId="77777777" w:rsidR="00BB5D04" w:rsidRPr="00BB5D04" w:rsidRDefault="00BB5D04" w:rsidP="00BB5D04">
      <w:pPr>
        <w:pStyle w:val="EndNoteBibliography"/>
        <w:spacing w:after="0"/>
        <w:ind w:left="720" w:hanging="720"/>
      </w:pPr>
      <w:r w:rsidRPr="00BB5D04">
        <w:t>59</w:t>
      </w:r>
      <w:r w:rsidRPr="00BB5D04">
        <w:tab/>
        <w:t>CSIRO. Oceanographical observations in the Indian Ocean in 1959. H.M.A.S. Diamantina cruises Dm1/59 and Dm2/59. Oceanographical Cruise Report, 1. (1962).</w:t>
      </w:r>
    </w:p>
    <w:p w14:paraId="6BA02B7A" w14:textId="77777777" w:rsidR="00BB5D04" w:rsidRPr="00BB5D04" w:rsidRDefault="00BB5D04" w:rsidP="00BB5D04">
      <w:pPr>
        <w:pStyle w:val="EndNoteBibliography"/>
        <w:spacing w:after="0"/>
        <w:ind w:left="720" w:hanging="720"/>
      </w:pPr>
      <w:r w:rsidRPr="00BB5D04">
        <w:t>60</w:t>
      </w:r>
      <w:r w:rsidRPr="00BB5D04">
        <w:tab/>
        <w:t>CSIRO. Oceanographical observations in the Indian Ocean in 1960. H.M.A.S. Diamantina cruise Dm1/60. Oceanographical Cruise Report, 2. (1962).</w:t>
      </w:r>
    </w:p>
    <w:p w14:paraId="5A5D3BFF" w14:textId="77777777" w:rsidR="00BB5D04" w:rsidRPr="00BB5D04" w:rsidRDefault="00BB5D04" w:rsidP="00BB5D04">
      <w:pPr>
        <w:pStyle w:val="EndNoteBibliography"/>
        <w:spacing w:after="0"/>
        <w:ind w:left="720" w:hanging="720"/>
      </w:pPr>
      <w:r w:rsidRPr="00BB5D04">
        <w:t>61</w:t>
      </w:r>
      <w:r w:rsidRPr="00BB5D04">
        <w:tab/>
        <w:t>CSIRO. Oceanographical observations in the Indian Ocean in 1961. H.M.A.S. Diamantina cruise Dm2/61. Oceanographical Cruise Report, 9. (1963).</w:t>
      </w:r>
    </w:p>
    <w:p w14:paraId="60DC19D0" w14:textId="77777777" w:rsidR="00BB5D04" w:rsidRPr="00BB5D04" w:rsidRDefault="00BB5D04" w:rsidP="00BB5D04">
      <w:pPr>
        <w:pStyle w:val="EndNoteBibliography"/>
        <w:spacing w:after="0"/>
        <w:ind w:left="720" w:hanging="720"/>
      </w:pPr>
      <w:r w:rsidRPr="00BB5D04">
        <w:t>62</w:t>
      </w:r>
      <w:r w:rsidRPr="00BB5D04">
        <w:tab/>
        <w:t>CSIRO. Oceanographical observations in the Indian Ocean in 1961. H.M.A.S. Diamantina cruise Dm1/61. Oceanographical Cruise Report, 7. (1963).</w:t>
      </w:r>
    </w:p>
    <w:p w14:paraId="616E4BAA" w14:textId="77777777" w:rsidR="00BB5D04" w:rsidRPr="00BB5D04" w:rsidRDefault="00BB5D04" w:rsidP="00BB5D04">
      <w:pPr>
        <w:pStyle w:val="EndNoteBibliography"/>
        <w:spacing w:after="0"/>
        <w:ind w:left="720" w:hanging="720"/>
      </w:pPr>
      <w:r w:rsidRPr="00BB5D04">
        <w:t>63</w:t>
      </w:r>
      <w:r w:rsidRPr="00BB5D04">
        <w:tab/>
        <w:t>CSIRO. Oceanographical observations in the Indian Ocean in 1960. H.M.A.S. Diamantina cruise Dm2/60. Oceanographical Cruise Report, 3. (1963).</w:t>
      </w:r>
    </w:p>
    <w:p w14:paraId="6048037F" w14:textId="77777777" w:rsidR="00BB5D04" w:rsidRPr="00BB5D04" w:rsidRDefault="00BB5D04" w:rsidP="00BB5D04">
      <w:pPr>
        <w:pStyle w:val="EndNoteBibliography"/>
        <w:spacing w:after="0"/>
        <w:ind w:left="720" w:hanging="720"/>
      </w:pPr>
      <w:r w:rsidRPr="00BB5D04">
        <w:lastRenderedPageBreak/>
        <w:t>64</w:t>
      </w:r>
      <w:r w:rsidRPr="00BB5D04">
        <w:tab/>
        <w:t>CSIRO. Oceanographical observations in the Indian Ocean in 1961. H.M.A.S. Diamantina cruise Dm3/61. Oceanographical Cruise Report, 11. (1964).</w:t>
      </w:r>
    </w:p>
    <w:p w14:paraId="335B448F" w14:textId="77777777" w:rsidR="00BB5D04" w:rsidRPr="00BB5D04" w:rsidRDefault="00BB5D04" w:rsidP="00BB5D04">
      <w:pPr>
        <w:pStyle w:val="EndNoteBibliography"/>
        <w:spacing w:after="0"/>
        <w:ind w:left="720" w:hanging="720"/>
      </w:pPr>
      <w:r w:rsidRPr="00BB5D04">
        <w:t>65</w:t>
      </w:r>
      <w:r w:rsidRPr="00BB5D04">
        <w:tab/>
        <w:t>CSIRO. Oceanographical observations in the Pacific Ocean in 1960. H.M.A.S. Gascoyne cruises G1/60 and G2/60. Oceanographical Cruise Report, 5. (1962).</w:t>
      </w:r>
    </w:p>
    <w:p w14:paraId="6C1BE080" w14:textId="77777777" w:rsidR="00BB5D04" w:rsidRPr="00BB5D04" w:rsidRDefault="00BB5D04" w:rsidP="00BB5D04">
      <w:pPr>
        <w:pStyle w:val="EndNoteBibliography"/>
        <w:spacing w:after="0"/>
        <w:ind w:left="720" w:hanging="720"/>
      </w:pPr>
      <w:r w:rsidRPr="00BB5D04">
        <w:t>66</w:t>
      </w:r>
      <w:r w:rsidRPr="00BB5D04">
        <w:tab/>
        <w:t>CSIRO. Oceanographical observations in the Pacific Ocean in 1961. H.M.A.S. Gascoyne cruise G1/61. Oceanographical Cruise Report, 8. (1963).</w:t>
      </w:r>
    </w:p>
    <w:p w14:paraId="50C779F8" w14:textId="77777777" w:rsidR="00BB5D04" w:rsidRPr="00BB5D04" w:rsidRDefault="00BB5D04" w:rsidP="00BB5D04">
      <w:pPr>
        <w:pStyle w:val="EndNoteBibliography"/>
        <w:spacing w:after="0"/>
        <w:ind w:left="720" w:hanging="720"/>
      </w:pPr>
      <w:r w:rsidRPr="00BB5D04">
        <w:t>67</w:t>
      </w:r>
      <w:r w:rsidRPr="00BB5D04">
        <w:tab/>
        <w:t>CSIRO. Oceanographical observations in the Pacific Ocean in 1961. H.M.A.S. Gascoyne cruise G4/61. Oceanographical Cruise Report, 12. (CSIRO Division of Fisheries and Oceanography, 1967).</w:t>
      </w:r>
    </w:p>
    <w:p w14:paraId="21DE0502" w14:textId="77777777" w:rsidR="00BB5D04" w:rsidRPr="00BB5D04" w:rsidRDefault="00BB5D04" w:rsidP="00BB5D04">
      <w:pPr>
        <w:pStyle w:val="EndNoteBibliography"/>
        <w:spacing w:after="0"/>
        <w:ind w:left="720" w:hanging="720"/>
      </w:pPr>
      <w:r w:rsidRPr="00BB5D04">
        <w:t>68</w:t>
      </w:r>
      <w:r w:rsidRPr="00BB5D04">
        <w:tab/>
        <w:t>CSIRO. Oceanographical observations in the Pacific Ocean in 1962. H.M.A.S. Gascoyne cruise G1/62. Oceanographical Cruise Report, 13. (1967).</w:t>
      </w:r>
    </w:p>
    <w:p w14:paraId="41D87D17" w14:textId="77777777" w:rsidR="00BB5D04" w:rsidRPr="00BB5D04" w:rsidRDefault="00BB5D04" w:rsidP="00BB5D04">
      <w:pPr>
        <w:pStyle w:val="EndNoteBibliography"/>
        <w:spacing w:after="0"/>
        <w:ind w:left="720" w:hanging="720"/>
      </w:pPr>
      <w:r w:rsidRPr="00BB5D04">
        <w:t>69</w:t>
      </w:r>
      <w:r w:rsidRPr="00BB5D04">
        <w:tab/>
        <w:t xml:space="preserve">Davis, T. L. O. &amp; Clementson, L. A. Data report on the vertical and horizontal distribution of tuna larvae in the east Indian Ocean, January-February 1987. </w:t>
      </w:r>
      <w:r w:rsidRPr="00BB5D04">
        <w:rPr>
          <w:i/>
        </w:rPr>
        <w:t>Aust C S I R O Mar Lab Rep</w:t>
      </w:r>
      <w:r w:rsidRPr="00BB5D04">
        <w:t>, 1-39 (1990).</w:t>
      </w:r>
    </w:p>
    <w:p w14:paraId="610BB9F6" w14:textId="77777777" w:rsidR="00BB5D04" w:rsidRPr="00BB5D04" w:rsidRDefault="00BB5D04" w:rsidP="00BB5D04">
      <w:pPr>
        <w:pStyle w:val="EndNoteBibliography"/>
        <w:spacing w:after="0"/>
        <w:ind w:left="720" w:hanging="720"/>
      </w:pPr>
      <w:r w:rsidRPr="00BB5D04">
        <w:t>70</w:t>
      </w:r>
      <w:r w:rsidRPr="00BB5D04">
        <w:tab/>
        <w:t xml:space="preserve">Rothlisberg, P. C. &amp; Jackson, C. J. Temporal &amp; spatial variation of plankton abundance in the Gulf of Carpentaria, Australia 1975-1977. </w:t>
      </w:r>
      <w:r w:rsidRPr="00BB5D04">
        <w:rPr>
          <w:i/>
        </w:rPr>
        <w:t>J. Plankton Res.</w:t>
      </w:r>
      <w:r w:rsidRPr="00BB5D04">
        <w:t xml:space="preserve"> </w:t>
      </w:r>
      <w:r w:rsidRPr="00BB5D04">
        <w:rPr>
          <w:b/>
        </w:rPr>
        <w:t>4</w:t>
      </w:r>
      <w:r w:rsidRPr="00BB5D04">
        <w:t>, 19-40, doi:10.1093/plankt/4.1.19 (1982).</w:t>
      </w:r>
    </w:p>
    <w:p w14:paraId="3DFAC038" w14:textId="77777777" w:rsidR="00BB5D04" w:rsidRPr="00BB5D04" w:rsidRDefault="00BB5D04" w:rsidP="00BB5D04">
      <w:pPr>
        <w:pStyle w:val="EndNoteBibliography"/>
        <w:spacing w:after="0"/>
        <w:ind w:left="720" w:hanging="720"/>
      </w:pPr>
      <w:r w:rsidRPr="00BB5D04">
        <w:t>71</w:t>
      </w:r>
      <w:r w:rsidRPr="00BB5D04">
        <w:tab/>
        <w:t>Brewer, D. T.</w:t>
      </w:r>
      <w:r w:rsidRPr="00BB5D04">
        <w:rPr>
          <w:i/>
        </w:rPr>
        <w:t xml:space="preserve"> et al.</w:t>
      </w:r>
      <w:r w:rsidRPr="00BB5D04">
        <w:t xml:space="preserve"> Impacts of gold mine waste disposal on a tropical pelagic ecosystem. </w:t>
      </w:r>
      <w:r w:rsidRPr="00BB5D04">
        <w:rPr>
          <w:i/>
        </w:rPr>
        <w:t>Mar. Pollut. Bull.</w:t>
      </w:r>
      <w:r w:rsidRPr="00BB5D04">
        <w:t xml:space="preserve"> </w:t>
      </w:r>
      <w:r w:rsidRPr="00BB5D04">
        <w:rPr>
          <w:b/>
        </w:rPr>
        <w:t>64</w:t>
      </w:r>
      <w:r w:rsidRPr="00BB5D04">
        <w:t>, 2790-2806, doi:10.1016/j.marpolbul.2012.09.009 (2012).</w:t>
      </w:r>
    </w:p>
    <w:p w14:paraId="3D2F0F47" w14:textId="77777777" w:rsidR="00BB5D04" w:rsidRPr="00BB5D04" w:rsidRDefault="00BB5D04" w:rsidP="00BB5D04">
      <w:pPr>
        <w:pStyle w:val="EndNoteBibliography"/>
        <w:spacing w:after="0"/>
        <w:ind w:left="720" w:hanging="720"/>
      </w:pPr>
      <w:r w:rsidRPr="00BB5D04">
        <w:t>72</w:t>
      </w:r>
      <w:r w:rsidRPr="00BB5D04">
        <w:tab/>
        <w:t xml:space="preserve">McKinnon, A. D., Duggan, S., Holliday, D. &amp; Brinkman, R. Plankton community structure and connectivity in the Kimberley-Browse region of NW Australia. </w:t>
      </w:r>
      <w:r w:rsidRPr="00BB5D04">
        <w:rPr>
          <w:i/>
        </w:rPr>
        <w:t>Estuar Coast Shelf S</w:t>
      </w:r>
      <w:r w:rsidRPr="00BB5D04">
        <w:t xml:space="preserve"> </w:t>
      </w:r>
      <w:r w:rsidRPr="00BB5D04">
        <w:rPr>
          <w:b/>
        </w:rPr>
        <w:t>153</w:t>
      </w:r>
      <w:r w:rsidRPr="00BB5D04">
        <w:t>, 156-167, doi:10.1016/j.ecss.2014.11.006 (2015).</w:t>
      </w:r>
    </w:p>
    <w:p w14:paraId="52E82786" w14:textId="77777777" w:rsidR="00BB5D04" w:rsidRPr="00BB5D04" w:rsidRDefault="00BB5D04" w:rsidP="00BB5D04">
      <w:pPr>
        <w:pStyle w:val="EndNoteBibliography"/>
        <w:spacing w:after="0"/>
        <w:ind w:left="720" w:hanging="720"/>
      </w:pPr>
      <w:r w:rsidRPr="00BB5D04">
        <w:t>73</w:t>
      </w:r>
      <w:r w:rsidRPr="00BB5D04">
        <w:tab/>
        <w:t>Ikeda, T.</w:t>
      </w:r>
      <w:r w:rsidRPr="00BB5D04">
        <w:rPr>
          <w:i/>
        </w:rPr>
        <w:t xml:space="preserve"> et al.</w:t>
      </w:r>
      <w:r w:rsidRPr="00BB5D04">
        <w:t xml:space="preserve"> Biological, chemical and physical observations in inshore waters of the Great Barrier Reef, North Queensland 1975-1978.  AIMS Technical Bulletin AIMS-OS-80-1. 56 (1980).</w:t>
      </w:r>
    </w:p>
    <w:p w14:paraId="23420184" w14:textId="77777777" w:rsidR="00BB5D04" w:rsidRPr="00BB5D04" w:rsidRDefault="00BB5D04" w:rsidP="00BB5D04">
      <w:pPr>
        <w:pStyle w:val="EndNoteBibliography"/>
        <w:spacing w:after="0"/>
        <w:ind w:left="720" w:hanging="720"/>
      </w:pPr>
      <w:r w:rsidRPr="00BB5D04">
        <w:t>74</w:t>
      </w:r>
      <w:r w:rsidRPr="00BB5D04">
        <w:tab/>
        <w:t xml:space="preserve">McKinnon, A. D. &amp; Duggan, S. Summer copepod production in subtropical waters adjacent to Australia's North West Cape. </w:t>
      </w:r>
      <w:r w:rsidRPr="00BB5D04">
        <w:rPr>
          <w:i/>
        </w:rPr>
        <w:t>Mar Biol (Berl)</w:t>
      </w:r>
      <w:r w:rsidRPr="00BB5D04">
        <w:t xml:space="preserve"> </w:t>
      </w:r>
      <w:r w:rsidRPr="00BB5D04">
        <w:rPr>
          <w:b/>
        </w:rPr>
        <w:t>143</w:t>
      </w:r>
      <w:r w:rsidRPr="00BB5D04">
        <w:t>, 897-907, doi:10.1007/s00227-003-1153-1 (2003).</w:t>
      </w:r>
    </w:p>
    <w:p w14:paraId="7334292E" w14:textId="77777777" w:rsidR="00BB5D04" w:rsidRPr="00BB5D04" w:rsidRDefault="00BB5D04" w:rsidP="00BB5D04">
      <w:pPr>
        <w:pStyle w:val="EndNoteBibliography"/>
        <w:spacing w:after="0"/>
        <w:ind w:left="720" w:hanging="720"/>
      </w:pPr>
      <w:r w:rsidRPr="00BB5D04">
        <w:t>75</w:t>
      </w:r>
      <w:r w:rsidRPr="00BB5D04">
        <w:tab/>
        <w:t>Crooks, A. D. Coastal hydrological investigations in the New South Wales tuna fishing area, 1960. Oceanographical Station List, 53. CSIRO Division of Fisheries. (1963).</w:t>
      </w:r>
    </w:p>
    <w:p w14:paraId="4955378D" w14:textId="77777777" w:rsidR="00BB5D04" w:rsidRPr="00BB5D04" w:rsidRDefault="00BB5D04" w:rsidP="00BB5D04">
      <w:pPr>
        <w:pStyle w:val="EndNoteBibliography"/>
        <w:spacing w:after="0"/>
        <w:ind w:left="720" w:hanging="720"/>
      </w:pPr>
      <w:r w:rsidRPr="00BB5D04">
        <w:t>76</w:t>
      </w:r>
      <w:r w:rsidRPr="00BB5D04">
        <w:tab/>
        <w:t>CSIRO. Investigations by F.R.V. Derwent Hunter on the eastern Australian tuna grounds in 1961. Oceanographical Station List, 54. (CSIRO Division of Fisheries and Oceanography, 1968).</w:t>
      </w:r>
    </w:p>
    <w:p w14:paraId="2D2552E2" w14:textId="77777777" w:rsidR="00BB5D04" w:rsidRPr="00BB5D04" w:rsidRDefault="00BB5D04" w:rsidP="00BB5D04">
      <w:pPr>
        <w:pStyle w:val="EndNoteBibliography"/>
        <w:spacing w:after="0"/>
        <w:ind w:left="720" w:hanging="720"/>
      </w:pPr>
      <w:r w:rsidRPr="00BB5D04">
        <w:t>77</w:t>
      </w:r>
      <w:r w:rsidRPr="00BB5D04">
        <w:tab/>
        <w:t>CSIRO. Investigations by F.R.V. Derwent Hunter on the eastern Australian tuna grounds in 1962. Oceanographical Station List, 59. (CSIRO Division of Fisheries and Oceanography, 1968).</w:t>
      </w:r>
    </w:p>
    <w:p w14:paraId="157BCB22" w14:textId="77777777" w:rsidR="00BB5D04" w:rsidRPr="00BB5D04" w:rsidRDefault="00BB5D04" w:rsidP="00BB5D04">
      <w:pPr>
        <w:pStyle w:val="EndNoteBibliography"/>
        <w:spacing w:after="0"/>
        <w:ind w:left="720" w:hanging="720"/>
      </w:pPr>
      <w:r w:rsidRPr="00BB5D04">
        <w:t>78</w:t>
      </w:r>
      <w:r w:rsidRPr="00BB5D04">
        <w:tab/>
        <w:t>CSIRO. Coastal investigations at Port Hacking, New South Wales, 1961.  (1961).</w:t>
      </w:r>
    </w:p>
    <w:p w14:paraId="6BB64A42" w14:textId="77777777" w:rsidR="00BB5D04" w:rsidRPr="00BB5D04" w:rsidRDefault="00BB5D04" w:rsidP="00BB5D04">
      <w:pPr>
        <w:pStyle w:val="EndNoteBibliography"/>
        <w:spacing w:after="0"/>
        <w:ind w:left="720" w:hanging="720"/>
      </w:pPr>
      <w:r w:rsidRPr="00BB5D04">
        <w:t>79</w:t>
      </w:r>
      <w:r w:rsidRPr="00BB5D04">
        <w:tab/>
        <w:t>Stevens, J. D., Hausfeld, H. F. &amp; Davenport, S. R. Observations on the biology, distribution and abundance of Trachurus declivis, Sardinops neopilchardus and Scomber australasicus in the Great Australian Bight. 27 (1984).</w:t>
      </w:r>
    </w:p>
    <w:p w14:paraId="6111A46C" w14:textId="77777777" w:rsidR="00BB5D04" w:rsidRPr="00BB5D04" w:rsidRDefault="00BB5D04" w:rsidP="00BB5D04">
      <w:pPr>
        <w:pStyle w:val="EndNoteBibliography"/>
        <w:spacing w:after="0"/>
        <w:ind w:left="720" w:hanging="720"/>
      </w:pPr>
      <w:r w:rsidRPr="00BB5D04">
        <w:t>80</w:t>
      </w:r>
      <w:r w:rsidRPr="00BB5D04">
        <w:tab/>
        <w:t xml:space="preserve">Sheard, K. Plankton characteristics at the Cronulla Onshore Station, New South Wales 1943-46. </w:t>
      </w:r>
      <w:r w:rsidRPr="00BB5D04">
        <w:rPr>
          <w:i/>
        </w:rPr>
        <w:t>Bull. Commonw. Sci. industr. Res. Organ. Aust.</w:t>
      </w:r>
      <w:r w:rsidRPr="00BB5D04">
        <w:t xml:space="preserve"> </w:t>
      </w:r>
      <w:r w:rsidRPr="00BB5D04">
        <w:rPr>
          <w:b/>
        </w:rPr>
        <w:t>No. 246</w:t>
      </w:r>
      <w:r w:rsidRPr="00BB5D04">
        <w:t>, pp. 1-23 (1949).</w:t>
      </w:r>
    </w:p>
    <w:p w14:paraId="418A1896" w14:textId="77777777" w:rsidR="00BB5D04" w:rsidRPr="00BB5D04" w:rsidRDefault="00BB5D04" w:rsidP="00BB5D04">
      <w:pPr>
        <w:pStyle w:val="EndNoteBibliography"/>
        <w:spacing w:after="0"/>
        <w:ind w:left="720" w:hanging="720"/>
      </w:pPr>
      <w:r w:rsidRPr="00BB5D04">
        <w:t>81</w:t>
      </w:r>
      <w:r w:rsidRPr="00BB5D04">
        <w:tab/>
        <w:t xml:space="preserve">Clementson, L. A., Harris, G. P., Griffiths, F. B. &amp; Rimmer, D. W. Seasonal and inter-annual variability in chemical and biological parameters in Storm Bay, Tasmania. 1. Physics, chemistry and the biomass of components of the food chain. </w:t>
      </w:r>
      <w:r w:rsidRPr="00BB5D04">
        <w:rPr>
          <w:i/>
        </w:rPr>
        <w:t>Aust. J. Mar. Freshw. Res.</w:t>
      </w:r>
      <w:r w:rsidRPr="00BB5D04">
        <w:t xml:space="preserve"> </w:t>
      </w:r>
      <w:r w:rsidRPr="00BB5D04">
        <w:rPr>
          <w:b/>
        </w:rPr>
        <w:t>40</w:t>
      </w:r>
      <w:r w:rsidRPr="00BB5D04">
        <w:t>, 25-38 (1989).</w:t>
      </w:r>
    </w:p>
    <w:p w14:paraId="05A31508" w14:textId="77777777" w:rsidR="00BB5D04" w:rsidRPr="00BB5D04" w:rsidRDefault="00BB5D04" w:rsidP="00BB5D04">
      <w:pPr>
        <w:pStyle w:val="EndNoteBibliography"/>
        <w:spacing w:after="0"/>
        <w:ind w:left="720" w:hanging="720"/>
      </w:pPr>
      <w:r w:rsidRPr="00BB5D04">
        <w:t>82</w:t>
      </w:r>
      <w:r w:rsidRPr="00BB5D04">
        <w:tab/>
        <w:t xml:space="preserve">Taw, N. </w:t>
      </w:r>
      <w:r w:rsidRPr="00BB5D04">
        <w:rPr>
          <w:i/>
        </w:rPr>
        <w:t>Studies on the zooplankton and hydrology of south-eastern coastal waters of Tasmania. PHD Thesis</w:t>
      </w:r>
      <w:r w:rsidRPr="00BB5D04">
        <w:t xml:space="preserve"> PHD thesis, University of Tasmania, (1975).</w:t>
      </w:r>
    </w:p>
    <w:p w14:paraId="79CE6E33" w14:textId="77777777" w:rsidR="00BB5D04" w:rsidRPr="00BB5D04" w:rsidRDefault="00BB5D04" w:rsidP="00BB5D04">
      <w:pPr>
        <w:pStyle w:val="EndNoteBibliography"/>
        <w:spacing w:after="0"/>
        <w:ind w:left="720" w:hanging="720"/>
      </w:pPr>
      <w:r w:rsidRPr="00BB5D04">
        <w:t>83</w:t>
      </w:r>
      <w:r w:rsidRPr="00BB5D04">
        <w:tab/>
        <w:t>Armstrong, A. O.</w:t>
      </w:r>
      <w:r w:rsidRPr="00BB5D04">
        <w:rPr>
          <w:i/>
        </w:rPr>
        <w:t xml:space="preserve"> et al.</w:t>
      </w:r>
      <w:r w:rsidRPr="00BB5D04">
        <w:t xml:space="preserve"> Prey Density Threshold and Tidal Influence on Reef Manta Ray Foraging at an Aggregation Site on the Great Barrier Reef. </w:t>
      </w:r>
      <w:r w:rsidRPr="00BB5D04">
        <w:rPr>
          <w:i/>
        </w:rPr>
        <w:t>Plos One</w:t>
      </w:r>
      <w:r w:rsidRPr="00BB5D04">
        <w:t xml:space="preserve"> </w:t>
      </w:r>
      <w:r w:rsidRPr="00BB5D04">
        <w:rPr>
          <w:b/>
        </w:rPr>
        <w:t>11</w:t>
      </w:r>
      <w:r w:rsidRPr="00BB5D04">
        <w:t>, doi:10.1371/journal.pone.0153393 (2016).</w:t>
      </w:r>
    </w:p>
    <w:p w14:paraId="730F6855" w14:textId="77777777" w:rsidR="00BB5D04" w:rsidRPr="00BB5D04" w:rsidRDefault="00BB5D04" w:rsidP="00BB5D04">
      <w:pPr>
        <w:pStyle w:val="EndNoteBibliography"/>
        <w:spacing w:after="0"/>
        <w:ind w:left="720" w:hanging="720"/>
      </w:pPr>
      <w:r w:rsidRPr="00BB5D04">
        <w:lastRenderedPageBreak/>
        <w:t>84</w:t>
      </w:r>
      <w:r w:rsidRPr="00BB5D04">
        <w:tab/>
        <w:t xml:space="preserve">Davies, C. &amp; Beckley, L. E. Zooplankton from the inshore waters of Christmas Island (Indian Ocean) with reference to larvae of the red land crab, </w:t>
      </w:r>
      <w:r w:rsidRPr="00BB5D04">
        <w:rPr>
          <w:i/>
        </w:rPr>
        <w:t>Gecarcoidea natalis</w:t>
      </w:r>
      <w:r w:rsidRPr="00BB5D04">
        <w:t xml:space="preserve">. </w:t>
      </w:r>
      <w:r w:rsidRPr="00BB5D04">
        <w:rPr>
          <w:i/>
        </w:rPr>
        <w:t>Journal of the Royal Society of Western Australia</w:t>
      </w:r>
      <w:r w:rsidRPr="00BB5D04">
        <w:t xml:space="preserve"> </w:t>
      </w:r>
      <w:r w:rsidRPr="00BB5D04">
        <w:rPr>
          <w:b/>
        </w:rPr>
        <w:t>93</w:t>
      </w:r>
      <w:r w:rsidRPr="00BB5D04">
        <w:t>, 43-50 (2010).</w:t>
      </w:r>
    </w:p>
    <w:p w14:paraId="57634C54" w14:textId="77777777" w:rsidR="00BB5D04" w:rsidRPr="00BB5D04" w:rsidRDefault="00BB5D04" w:rsidP="00BB5D04">
      <w:pPr>
        <w:pStyle w:val="EndNoteBibliography"/>
        <w:spacing w:after="0"/>
        <w:ind w:left="720" w:hanging="720"/>
      </w:pPr>
      <w:r w:rsidRPr="00BB5D04">
        <w:t>85</w:t>
      </w:r>
      <w:r w:rsidRPr="00BB5D04">
        <w:tab/>
        <w:t xml:space="preserve">Young, J. W., Bradford, R. W., Lamb, T. D. &amp; Lyne, V. D. Biomass of zooplankton and micronekton in the southern bluefin tuna fishing grounds off eastern Tasmania, Australia. </w:t>
      </w:r>
      <w:r w:rsidRPr="00BB5D04">
        <w:rPr>
          <w:i/>
        </w:rPr>
        <w:t>Mar. Ecol. Prog. Ser.</w:t>
      </w:r>
      <w:r w:rsidRPr="00BB5D04">
        <w:t xml:space="preserve"> </w:t>
      </w:r>
      <w:r w:rsidRPr="00BB5D04">
        <w:rPr>
          <w:b/>
        </w:rPr>
        <w:t>138</w:t>
      </w:r>
      <w:r w:rsidRPr="00BB5D04">
        <w:t>, 1-14 (1996).</w:t>
      </w:r>
    </w:p>
    <w:p w14:paraId="5A558D5E" w14:textId="77777777" w:rsidR="00BB5D04" w:rsidRPr="00BB5D04" w:rsidRDefault="00BB5D04" w:rsidP="00BB5D04">
      <w:pPr>
        <w:pStyle w:val="EndNoteBibliography"/>
        <w:spacing w:after="0"/>
        <w:ind w:left="720" w:hanging="720"/>
      </w:pPr>
      <w:r w:rsidRPr="00BB5D04">
        <w:t>86</w:t>
      </w:r>
      <w:r w:rsidRPr="00BB5D04">
        <w:tab/>
        <w:t xml:space="preserve">Duggan, S., McKinnon, A. D. &amp; Carleton, J. H. Zooplankton in an Australian tropical estuary. </w:t>
      </w:r>
      <w:r w:rsidRPr="00BB5D04">
        <w:rPr>
          <w:i/>
        </w:rPr>
        <w:t>Estuar Coasts</w:t>
      </w:r>
      <w:r w:rsidRPr="00BB5D04">
        <w:t xml:space="preserve"> </w:t>
      </w:r>
      <w:r w:rsidRPr="00BB5D04">
        <w:rPr>
          <w:b/>
        </w:rPr>
        <w:t>31</w:t>
      </w:r>
      <w:r w:rsidRPr="00BB5D04">
        <w:t>, 455-467 (2008).</w:t>
      </w:r>
    </w:p>
    <w:p w14:paraId="6440E195" w14:textId="77777777" w:rsidR="00BB5D04" w:rsidRPr="00BB5D04" w:rsidRDefault="00BB5D04" w:rsidP="00BB5D04">
      <w:pPr>
        <w:pStyle w:val="EndNoteBibliography"/>
        <w:spacing w:after="0"/>
        <w:ind w:left="720" w:hanging="720"/>
      </w:pPr>
      <w:r w:rsidRPr="00BB5D04">
        <w:t>87</w:t>
      </w:r>
      <w:r w:rsidRPr="00BB5D04">
        <w:tab/>
        <w:t>CSIRO. F.R.V. Derwent Hunter. Scientific report of Cruises 13/57-16/57. Report  21. (CSIRO Division of Fisheries and Oceanography, 1959).</w:t>
      </w:r>
    </w:p>
    <w:p w14:paraId="765CD5DE" w14:textId="77777777" w:rsidR="00BB5D04" w:rsidRPr="00BB5D04" w:rsidRDefault="00BB5D04" w:rsidP="00BB5D04">
      <w:pPr>
        <w:pStyle w:val="EndNoteBibliography"/>
        <w:spacing w:after="0"/>
        <w:ind w:left="720" w:hanging="720"/>
      </w:pPr>
      <w:r w:rsidRPr="00BB5D04">
        <w:t>88</w:t>
      </w:r>
      <w:r w:rsidRPr="00BB5D04">
        <w:tab/>
        <w:t xml:space="preserve">Mckinnon, A. D., Duggan, S. &amp; De'ath, G. Mesozooplankton dynamics in nearshore waters of the Great Barrier Reef. </w:t>
      </w:r>
      <w:r w:rsidRPr="00BB5D04">
        <w:rPr>
          <w:i/>
        </w:rPr>
        <w:t>Estuarine, Coastal and Shelf Science</w:t>
      </w:r>
      <w:r w:rsidRPr="00BB5D04">
        <w:t xml:space="preserve"> </w:t>
      </w:r>
      <w:r w:rsidRPr="00BB5D04">
        <w:rPr>
          <w:b/>
        </w:rPr>
        <w:t>63</w:t>
      </w:r>
      <w:r w:rsidRPr="00BB5D04">
        <w:t>, 497-511, doi:10.1016/j.ecss.2004.12.011 (2005).</w:t>
      </w:r>
    </w:p>
    <w:p w14:paraId="3C9A298C" w14:textId="704EE9B9" w:rsidR="00BB5D04" w:rsidRPr="00BB5D04" w:rsidRDefault="00BB5D04" w:rsidP="00BB5D04">
      <w:pPr>
        <w:pStyle w:val="EndNoteBibliography"/>
        <w:spacing w:after="0"/>
        <w:ind w:left="720" w:hanging="720"/>
      </w:pPr>
      <w:r w:rsidRPr="00BB5D04">
        <w:t>89</w:t>
      </w:r>
      <w:r w:rsidRPr="00BB5D04">
        <w:tab/>
        <w:t xml:space="preserve">CSIRO. </w:t>
      </w:r>
      <w:r w:rsidRPr="00BB5D04">
        <w:rPr>
          <w:i/>
        </w:rPr>
        <w:t>Australian Equatorial JGOFS Dataset</w:t>
      </w:r>
      <w:r w:rsidRPr="00BB5D04">
        <w:t>, &lt;</w:t>
      </w:r>
      <w:hyperlink r:id="rId36" w:history="1">
        <w:r w:rsidRPr="00BB5D04">
          <w:rPr>
            <w:rStyle w:val="Hyperlink"/>
          </w:rPr>
          <w:t>http://www.marine.csiro.au/datacentre/JGOFSweb/inventory/index.htm</w:t>
        </w:r>
      </w:hyperlink>
      <w:r w:rsidRPr="00BB5D04">
        <w:t>&gt; (2000).</w:t>
      </w:r>
    </w:p>
    <w:p w14:paraId="5214566C" w14:textId="77777777" w:rsidR="00BB5D04" w:rsidRPr="00BB5D04" w:rsidRDefault="00BB5D04" w:rsidP="00BB5D04">
      <w:pPr>
        <w:pStyle w:val="EndNoteBibliography"/>
        <w:spacing w:after="0"/>
        <w:ind w:left="720" w:hanging="720"/>
      </w:pPr>
      <w:r w:rsidRPr="00BB5D04">
        <w:t>90</w:t>
      </w:r>
      <w:r w:rsidRPr="00BB5D04">
        <w:tab/>
        <w:t xml:space="preserve">van Ruth, P. D. </w:t>
      </w:r>
      <w:r w:rsidRPr="00BB5D04">
        <w:rPr>
          <w:i/>
        </w:rPr>
        <w:t>Spatial and temporal variation in primary and secondary productivity in the easten Great Australian Bight</w:t>
      </w:r>
      <w:r w:rsidRPr="00BB5D04">
        <w:t xml:space="preserve"> Phd thesis, University of Adelaide, (2009).</w:t>
      </w:r>
    </w:p>
    <w:p w14:paraId="4D9A7924" w14:textId="77777777" w:rsidR="00BB5D04" w:rsidRPr="00BB5D04" w:rsidRDefault="00BB5D04" w:rsidP="00BB5D04">
      <w:pPr>
        <w:pStyle w:val="EndNoteBibliography"/>
        <w:spacing w:after="0"/>
        <w:ind w:left="720" w:hanging="720"/>
      </w:pPr>
      <w:r w:rsidRPr="00BB5D04">
        <w:t>91</w:t>
      </w:r>
      <w:r w:rsidRPr="00BB5D04">
        <w:tab/>
        <w:t xml:space="preserve">Motoda, S., Kawamura, T. &amp; Taniguchi, A. Differences in productivities between the Great Australian Bight and the Gulf of Carpentaria, in summer. </w:t>
      </w:r>
      <w:r w:rsidRPr="00BB5D04">
        <w:rPr>
          <w:i/>
        </w:rPr>
        <w:t>Mar Biol (Berl)</w:t>
      </w:r>
      <w:r w:rsidRPr="00BB5D04">
        <w:t xml:space="preserve"> </w:t>
      </w:r>
      <w:r w:rsidRPr="00BB5D04">
        <w:rPr>
          <w:b/>
        </w:rPr>
        <w:t>46</w:t>
      </w:r>
      <w:r w:rsidRPr="00BB5D04">
        <w:t>, 93-99, doi:10.1007/bf00391524 (1978).</w:t>
      </w:r>
    </w:p>
    <w:p w14:paraId="669430B0" w14:textId="77777777" w:rsidR="00BB5D04" w:rsidRPr="00BB5D04" w:rsidRDefault="00BB5D04" w:rsidP="00BB5D04">
      <w:pPr>
        <w:pStyle w:val="EndNoteBibliography"/>
        <w:spacing w:after="0"/>
        <w:ind w:left="720" w:hanging="720"/>
      </w:pPr>
      <w:r w:rsidRPr="00BB5D04">
        <w:t>92</w:t>
      </w:r>
      <w:r w:rsidRPr="00BB5D04">
        <w:tab/>
        <w:t xml:space="preserve">Thompson, P., Lourey, M., Strzelecki, J., Wild-Allen, K. &amp; McLaughlin, J. in </w:t>
      </w:r>
      <w:r w:rsidRPr="00BB5D04">
        <w:rPr>
          <w:i/>
        </w:rPr>
        <w:t>Final report. Southwest Australian Coastal Biogeochemistry</w:t>
      </w:r>
      <w:r w:rsidRPr="00BB5D04">
        <w:t xml:space="preserve">   (ed J. Keesing)  (CSIRO, 2011).</w:t>
      </w:r>
    </w:p>
    <w:p w14:paraId="4B954B08" w14:textId="77777777" w:rsidR="00BB5D04" w:rsidRPr="00BB5D04" w:rsidRDefault="00BB5D04" w:rsidP="00BB5D04">
      <w:pPr>
        <w:pStyle w:val="EndNoteBibliography"/>
        <w:spacing w:after="0"/>
        <w:ind w:left="720" w:hanging="720"/>
      </w:pPr>
      <w:r w:rsidRPr="00BB5D04">
        <w:t>93</w:t>
      </w:r>
      <w:r w:rsidRPr="00BB5D04">
        <w:tab/>
        <w:t>Dennis, D.</w:t>
      </w:r>
      <w:r w:rsidRPr="00BB5D04">
        <w:rPr>
          <w:i/>
        </w:rPr>
        <w:t xml:space="preserve"> et al.</w:t>
      </w:r>
      <w:r w:rsidRPr="00BB5D04">
        <w:t xml:space="preserve"> Baseline assessment of the status of the tropical marine benthic and pelagic communities adjacent to and distant from the nickel/cobalt refinery site at Basamuk, PNG. Final Report for Ramu NiCo Management Ltd.Commericial-in-confidence., 208 (CSIRO Marine and Atmospheric Research, Australia, 2009).</w:t>
      </w:r>
    </w:p>
    <w:p w14:paraId="43C2363A" w14:textId="77777777" w:rsidR="00BB5D04" w:rsidRPr="00BB5D04" w:rsidRDefault="00BB5D04" w:rsidP="00BB5D04">
      <w:pPr>
        <w:pStyle w:val="EndNoteBibliography"/>
        <w:spacing w:after="0"/>
        <w:ind w:left="720" w:hanging="720"/>
      </w:pPr>
      <w:r w:rsidRPr="00BB5D04">
        <w:t>94</w:t>
      </w:r>
      <w:r w:rsidRPr="00BB5D04">
        <w:tab/>
        <w:t xml:space="preserve">Strzelecki, J., Koslow, J. A. &amp; Waite, A. Comparison of mesozooplankton communities from a pair of warm- and cold-core eddies off the coast of Western Australia. </w:t>
      </w:r>
      <w:r w:rsidRPr="00BB5D04">
        <w:rPr>
          <w:i/>
        </w:rPr>
        <w:t>Deep-Sea Research Part Ii-Topical Studies in Oceanography</w:t>
      </w:r>
      <w:r w:rsidRPr="00BB5D04">
        <w:t xml:space="preserve"> </w:t>
      </w:r>
      <w:r w:rsidRPr="00BB5D04">
        <w:rPr>
          <w:b/>
        </w:rPr>
        <w:t>54</w:t>
      </w:r>
      <w:r w:rsidRPr="00BB5D04">
        <w:t>, 1103-1112, doi:10.1016/j.dsr2.2007.02.004 (2007).</w:t>
      </w:r>
    </w:p>
    <w:p w14:paraId="44AE3EBB" w14:textId="77777777" w:rsidR="00BB5D04" w:rsidRPr="00BB5D04" w:rsidRDefault="00BB5D04" w:rsidP="00BB5D04">
      <w:pPr>
        <w:pStyle w:val="EndNoteBibliography"/>
        <w:ind w:left="720" w:hanging="720"/>
      </w:pPr>
      <w:r w:rsidRPr="00BB5D04">
        <w:t>95</w:t>
      </w:r>
      <w:r w:rsidRPr="00BB5D04">
        <w:tab/>
        <w:t xml:space="preserve">Terauds, A. in </w:t>
      </w:r>
      <w:r w:rsidRPr="00BB5D04">
        <w:rPr>
          <w:i/>
        </w:rPr>
        <w:t>Tasmanian Slope Trophodynamics: Final Report. FRDC Project 91/7</w:t>
      </w:r>
      <w:r w:rsidRPr="00BB5D04">
        <w:t xml:space="preserve">   (ed J. Parslow, Koslow, J.A., Griffiths, F.B., Clementson, L., Rathbone, C., Bonham, P., McKenzie, D.)  213 (CSIRO Division of Fisheries, 1995).</w:t>
      </w:r>
    </w:p>
    <w:p w14:paraId="09BBC6B1" w14:textId="5DD0390F" w:rsidR="00400B21" w:rsidRDefault="00726A57">
      <w:pPr>
        <w:rPr>
          <w:rFonts w:asciiTheme="majorHAnsi" w:eastAsiaTheme="majorEastAsia" w:hAnsiTheme="majorHAnsi" w:cstheme="majorBidi"/>
          <w:i/>
          <w:iCs/>
          <w:color w:val="2E74B5" w:themeColor="accent1" w:themeShade="BF"/>
        </w:rPr>
      </w:pPr>
      <w:r>
        <w:rPr>
          <w:rFonts w:asciiTheme="majorHAnsi" w:eastAsiaTheme="majorEastAsia" w:hAnsiTheme="majorHAnsi" w:cstheme="majorBidi"/>
          <w:i/>
          <w:iCs/>
          <w:color w:val="2E74B5" w:themeColor="accent1" w:themeShade="BF"/>
        </w:rPr>
        <w:fldChar w:fldCharType="end"/>
      </w:r>
    </w:p>
    <w:sectPr w:rsidR="00400B21" w:rsidSect="00400B2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McEnnulty, Felicity (O&amp;A, Hobart)" w:date="2019-01-29T15:58:00Z" w:initials="MF(H">
    <w:p w14:paraId="045A3482" w14:textId="6A1096FF" w:rsidR="007221DB" w:rsidRDefault="007221DB">
      <w:pPr>
        <w:pStyle w:val="CommentText"/>
      </w:pPr>
      <w:r>
        <w:rPr>
          <w:rStyle w:val="CommentReference"/>
        </w:rPr>
        <w:annotationRef/>
      </w:r>
      <w:r>
        <w:t>From Joanna:</w:t>
      </w:r>
    </w:p>
    <w:p w14:paraId="13F6470E" w14:textId="354F9CE6" w:rsidR="007221DB" w:rsidRDefault="007221DB" w:rsidP="003F1FBC">
      <w:r>
        <w:t xml:space="preserve">Could you please add J.A. </w:t>
      </w:r>
      <w:proofErr w:type="spellStart"/>
      <w:r>
        <w:t>Koslow</w:t>
      </w:r>
      <w:proofErr w:type="spellEnd"/>
      <w:r>
        <w:t>, Scripps Institution of Oceanography, UC San Diego, as a co-author?</w:t>
      </w:r>
    </w:p>
  </w:comment>
  <w:comment w:id="5" w:author="Natalia Atkins" w:date="2019-01-21T13:13:00Z" w:initials="NA">
    <w:p w14:paraId="21285A43" w14:textId="77777777" w:rsidR="007221DB" w:rsidRDefault="007221DB" w:rsidP="00C81A8D">
      <w:pPr>
        <w:pStyle w:val="ListParagraph"/>
        <w:rPr>
          <w:rFonts w:asciiTheme="minorHAnsi" w:hAnsiTheme="minorHAnsi" w:cstheme="minorBidi"/>
          <w:lang w:eastAsia="zh-CN"/>
        </w:rPr>
      </w:pPr>
      <w:r>
        <w:rPr>
          <w:rStyle w:val="CommentReference"/>
          <w:rFonts w:eastAsiaTheme="majorEastAsia"/>
        </w:rPr>
        <w:annotationRef/>
      </w:r>
      <w:r>
        <w:rPr>
          <w:rFonts w:asciiTheme="minorHAnsi" w:hAnsiTheme="minorHAnsi" w:cstheme="minorBidi"/>
          <w:lang w:eastAsia="zh-CN"/>
        </w:rPr>
        <w:t xml:space="preserve">Change URL to </w:t>
      </w:r>
      <w:hyperlink r:id="rId1" w:history="1">
        <w:r>
          <w:rPr>
            <w:rStyle w:val="Hyperlink"/>
            <w:rFonts w:asciiTheme="minorHAnsi" w:hAnsiTheme="minorHAnsi" w:cstheme="minorBidi"/>
            <w:lang w:eastAsia="zh-CN"/>
          </w:rPr>
          <w:t>https://catalogue-imos.aodn.org.au/geonetwork/srv/eng/main.home</w:t>
        </w:r>
      </w:hyperlink>
      <w:r>
        <w:rPr>
          <w:rFonts w:asciiTheme="minorHAnsi" w:hAnsiTheme="minorHAnsi" w:cstheme="minorBidi"/>
          <w:lang w:eastAsia="zh-CN"/>
        </w:rPr>
        <w:t>, as this snapshot data won’t be available through our Portal.</w:t>
      </w:r>
    </w:p>
  </w:comment>
  <w:comment w:id="6" w:author="McEnnulty, Felicity (O&amp;A, Hobart)" w:date="2019-01-16T10:31:00Z" w:initials="MF(H">
    <w:p w14:paraId="041C2A7C" w14:textId="430BFB9D" w:rsidR="007221DB" w:rsidRDefault="007221DB">
      <w:pPr>
        <w:pStyle w:val="CommentText"/>
      </w:pPr>
      <w:r>
        <w:rPr>
          <w:rStyle w:val="CommentReference"/>
        </w:rPr>
        <w:annotationRef/>
      </w:r>
      <w:r>
        <w:t xml:space="preserve">Ant’s rewording: </w:t>
      </w:r>
      <w:r>
        <w:rPr>
          <w:rFonts w:cs="Arial"/>
          <w:color w:val="111111"/>
          <w:lang w:eastAsia="en-AU"/>
        </w:rPr>
        <w:t>The term biomass has been used loosely in the literature to not include biomass per se, but biovolume measurements, by assuming a constant density of zooplankton, most of which is neutrally buoyant so their density is commonly assumed to be ~1 g/cm</w:t>
      </w:r>
      <w:r w:rsidRPr="0026103D">
        <w:rPr>
          <w:rFonts w:cs="Arial"/>
          <w:color w:val="111111"/>
          <w:vertAlign w:val="superscript"/>
          <w:lang w:eastAsia="en-AU"/>
        </w:rPr>
        <w:t>3</w:t>
      </w:r>
      <w:r>
        <w:rPr>
          <w:rFonts w:cs="Arial"/>
          <w:color w:val="111111"/>
          <w:lang w:eastAsia="en-AU"/>
        </w:rPr>
        <w:t>.</w:t>
      </w:r>
    </w:p>
  </w:comment>
  <w:comment w:id="7" w:author="McEnnulty, Felicity (O&amp;A, Hobart)" w:date="2019-01-29T16:27:00Z" w:initials="MF(H">
    <w:p w14:paraId="74BEB87F" w14:textId="77777777" w:rsidR="007221DB" w:rsidRDefault="007221DB" w:rsidP="00BE3D34">
      <w:pPr>
        <w:pStyle w:val="xxmsonormal"/>
      </w:pPr>
      <w:r>
        <w:rPr>
          <w:rStyle w:val="CommentReference"/>
        </w:rPr>
        <w:annotationRef/>
      </w:r>
      <w:r>
        <w:t>Comments from Natalia:</w:t>
      </w:r>
    </w:p>
    <w:p w14:paraId="25DE6A9B" w14:textId="4B29F797" w:rsidR="007221DB" w:rsidRDefault="007221DB" w:rsidP="00BE3D34">
      <w:pPr>
        <w:pStyle w:val="xxmsonormal"/>
        <w:rPr>
          <w:color w:val="000000"/>
        </w:rPr>
      </w:pPr>
      <w:r>
        <w:t xml:space="preserve">Note the DOI is currently disabled (so no-one can search for it), and it currently resolves to the metadata record in the AODN test system. </w:t>
      </w:r>
      <w:r>
        <w:rPr>
          <w:color w:val="000000"/>
        </w:rPr>
        <w:t xml:space="preserve">It will be activated once the paper has been accepted and about to be published </w:t>
      </w:r>
    </w:p>
    <w:p w14:paraId="573A0AC9" w14:textId="77777777" w:rsidR="007221DB" w:rsidRDefault="007221DB" w:rsidP="00BE3D34">
      <w:pPr>
        <w:pStyle w:val="xxmsonormal"/>
        <w:rPr>
          <w:color w:val="000000"/>
        </w:rPr>
      </w:pPr>
    </w:p>
    <w:p w14:paraId="53BC3C8D" w14:textId="60AC90C0" w:rsidR="007221DB" w:rsidRDefault="007221DB" w:rsidP="00BE3D34">
      <w:pPr>
        <w:pStyle w:val="xxmsonormal"/>
        <w:rPr>
          <w:rFonts w:ascii="Calibri" w:hAnsi="Calibri" w:cs="Calibri"/>
          <w:color w:val="000000"/>
        </w:rPr>
      </w:pPr>
      <w:r>
        <w:rPr>
          <w:rFonts w:ascii="Calibri" w:hAnsi="Calibri" w:cs="Calibri"/>
          <w:color w:val="000000"/>
        </w:rPr>
        <w:t>The draft metadata record here is at the following link, so co-authors/editors/reviewers can have a look:</w:t>
      </w:r>
    </w:p>
    <w:p w14:paraId="776BCEA0" w14:textId="77777777" w:rsidR="007221DB" w:rsidRDefault="00AC67D0" w:rsidP="00BE3D34">
      <w:pPr>
        <w:pStyle w:val="xxmsonormal"/>
      </w:pPr>
      <w:hyperlink r:id="rId2" w:history="1">
        <w:r w:rsidR="007221DB">
          <w:rPr>
            <w:rStyle w:val="Hyperlink"/>
          </w:rPr>
          <w:t>http://catalogue-rc.aodn.org.au/geonetwork/srv/en/metadata.show?uuid=64533cd3-0a63-4152-823b-852b1901d6c9</w:t>
        </w:r>
      </w:hyperlink>
    </w:p>
    <w:p w14:paraId="7DE2D56B" w14:textId="77777777" w:rsidR="007221DB" w:rsidRDefault="007221DB" w:rsidP="00BE3D34">
      <w:pPr>
        <w:pStyle w:val="xxmsonormal"/>
      </w:pPr>
    </w:p>
    <w:p w14:paraId="02226F79" w14:textId="3F12F3F8" w:rsidR="007221DB" w:rsidRDefault="007221DB" w:rsidP="00BE3D34">
      <w:pPr>
        <w:pStyle w:val="xxmsonormal"/>
        <w:rPr>
          <w:rFonts w:ascii="Calibri" w:hAnsi="Calibri" w:cs="Calibri"/>
          <w:color w:val="000000"/>
        </w:rPr>
      </w:pPr>
      <w:r>
        <w:rPr>
          <w:rFonts w:ascii="Calibri" w:hAnsi="Calibri" w:cs="Calibri"/>
          <w:color w:val="000000"/>
        </w:rPr>
        <w:t>you can look at it without fear of others stumbling across it (it’s in the AODN test system). And it is from the metadata record that you download the data file, that will have been uploaded to it.</w:t>
      </w:r>
    </w:p>
    <w:p w14:paraId="7E1B2356" w14:textId="77777777" w:rsidR="007221DB" w:rsidRDefault="007221DB" w:rsidP="00BE3D34">
      <w:pPr>
        <w:pStyle w:val="xxmsonormal"/>
        <w:rPr>
          <w:rFonts w:ascii="Calibri" w:hAnsi="Calibri" w:cs="Calibri"/>
          <w:color w:val="000000"/>
        </w:rPr>
      </w:pPr>
      <w:r>
        <w:rPr>
          <w:rFonts w:ascii="Calibri" w:hAnsi="Calibri" w:cs="Calibri"/>
          <w:color w:val="000000"/>
        </w:rPr>
        <w:t> </w:t>
      </w:r>
    </w:p>
    <w:p w14:paraId="722784CA" w14:textId="15623F58" w:rsidR="007221DB" w:rsidRDefault="007221DB" w:rsidP="00BE3D34">
      <w:pPr>
        <w:pStyle w:val="xxmsonormal"/>
        <w:rPr>
          <w:rFonts w:ascii="Calibri" w:hAnsi="Calibri" w:cs="Calibri"/>
          <w:color w:val="000000"/>
        </w:rPr>
      </w:pPr>
      <w:r>
        <w:rPr>
          <w:rFonts w:ascii="Calibri" w:hAnsi="Calibri" w:cs="Calibri"/>
          <w:color w:val="000000"/>
        </w:rPr>
        <w:t xml:space="preserve">The </w:t>
      </w:r>
      <w:proofErr w:type="gramStart"/>
      <w:r>
        <w:rPr>
          <w:rFonts w:ascii="Calibri" w:hAnsi="Calibri" w:cs="Calibri"/>
          <w:color w:val="000000"/>
        </w:rPr>
        <w:t>actual  link</w:t>
      </w:r>
      <w:proofErr w:type="gramEnd"/>
      <w:r>
        <w:rPr>
          <w:rFonts w:ascii="Calibri" w:hAnsi="Calibri" w:cs="Calibri"/>
          <w:color w:val="000000"/>
        </w:rPr>
        <w:t xml:space="preserve"> will be the following, and will be available once the paper has been accepted and about to be published:</w:t>
      </w:r>
    </w:p>
    <w:p w14:paraId="711E3589" w14:textId="77777777" w:rsidR="007221DB" w:rsidRDefault="00AC67D0" w:rsidP="00BE3D34">
      <w:pPr>
        <w:pStyle w:val="xxmsonormal"/>
      </w:pPr>
      <w:hyperlink r:id="rId3" w:history="1">
        <w:r w:rsidR="007221DB">
          <w:rPr>
            <w:rStyle w:val="Hyperlink"/>
          </w:rPr>
          <w:t>https://catalogue-imos.aodn.org.au/geonetwork/srv/eng/metadata.show?uuid=64533cd3-0a63-4152-823b-852b1901d6c9</w:t>
        </w:r>
      </w:hyperlink>
      <w:r w:rsidR="007221DB">
        <w:t>.</w:t>
      </w:r>
    </w:p>
    <w:p w14:paraId="2EF8C839" w14:textId="77777777" w:rsidR="007221DB" w:rsidRPr="00B32BB8" w:rsidRDefault="007221DB" w:rsidP="00BE3D34">
      <w:pPr>
        <w:spacing w:after="0" w:line="240" w:lineRule="auto"/>
        <w:rPr>
          <w:color w:val="538135" w:themeColor="accent6" w:themeShade="BF"/>
          <w:lang w:eastAsia="zh-CN"/>
        </w:rPr>
      </w:pPr>
    </w:p>
    <w:p w14:paraId="4E94FB01" w14:textId="446E3A38" w:rsidR="007221DB" w:rsidRDefault="007221DB">
      <w:pPr>
        <w:pStyle w:val="CommentText"/>
      </w:pPr>
    </w:p>
  </w:comment>
  <w:comment w:id="8" w:author="McEnnulty, Felicity (O&amp;A, Hobart)" w:date="2019-01-30T09:45:00Z" w:initials="MF(H">
    <w:p w14:paraId="54EF076F" w14:textId="08B1DE13" w:rsidR="00A35E04" w:rsidRDefault="00A35E04">
      <w:pPr>
        <w:pStyle w:val="CommentText"/>
      </w:pPr>
      <w:r>
        <w:rPr>
          <w:rStyle w:val="CommentReference"/>
        </w:rPr>
        <w:annotationRef/>
      </w:r>
      <w:r>
        <w:t>Check other paper to see where this goes</w:t>
      </w:r>
    </w:p>
  </w:comment>
  <w:comment w:id="9" w:author="McEnnulty, Felicity (O&amp;A, Hobart)" w:date="2019-01-16T10:39:00Z" w:initials="MF(H">
    <w:p w14:paraId="073B1BC7" w14:textId="2DB2743D" w:rsidR="007221DB" w:rsidRDefault="007221DB" w:rsidP="00E24F3E">
      <w:pPr>
        <w:pStyle w:val="CommentText"/>
      </w:pPr>
      <w:r>
        <w:rPr>
          <w:rStyle w:val="CommentReference"/>
        </w:rPr>
        <w:annotationRef/>
      </w:r>
      <w:r>
        <w:t>Ant: I think this is how the Gulf of Carpentaria datasets were collected – pls check</w:t>
      </w:r>
    </w:p>
  </w:comment>
  <w:comment w:id="10" w:author="Asia Armstrong" w:date="2019-01-17T21:01:00Z" w:initials="AA">
    <w:p w14:paraId="21B71220" w14:textId="77777777" w:rsidR="007221DB" w:rsidRDefault="007221DB" w:rsidP="00790726">
      <w:pPr>
        <w:pStyle w:val="CommentText"/>
      </w:pPr>
      <w:r>
        <w:rPr>
          <w:rStyle w:val="CommentReference"/>
        </w:rPr>
        <w:annotationRef/>
      </w:r>
      <w:r>
        <w:t>This is an interesting point. Should it go on to say why?</w:t>
      </w:r>
    </w:p>
  </w:comment>
  <w:comment w:id="11" w:author="McEnnulty, Felicity (O&amp;A, Hobart)" w:date="2018-11-21T09:26:00Z" w:initials="MF(H">
    <w:p w14:paraId="4365B971" w14:textId="34C04BD3" w:rsidR="007221DB" w:rsidRDefault="007221DB" w:rsidP="001642E1">
      <w:pPr>
        <w:pStyle w:val="CommentText"/>
      </w:pPr>
      <w:r>
        <w:rPr>
          <w:rStyle w:val="CommentReference"/>
        </w:rPr>
        <w:annotationRef/>
      </w:r>
      <w:r>
        <w:t>Jason to write LOPC methods/summary para with key refs on usage</w:t>
      </w:r>
    </w:p>
  </w:comment>
  <w:comment w:id="12" w:author="Anthony J. Richardson" w:date="2019-01-15T06:50:00Z" w:initials="AJR">
    <w:p w14:paraId="2B3E8CF0" w14:textId="77777777" w:rsidR="007221DB" w:rsidRDefault="007221DB" w:rsidP="003E7E85">
      <w:pPr>
        <w:pStyle w:val="CommentText"/>
      </w:pPr>
      <w:r>
        <w:rPr>
          <w:rStyle w:val="CommentReference"/>
        </w:rPr>
        <w:annotationRef/>
      </w:r>
      <w:proofErr w:type="spellStart"/>
      <w:r>
        <w:t>repetative</w:t>
      </w:r>
      <w:proofErr w:type="spellEnd"/>
    </w:p>
  </w:comment>
  <w:comment w:id="13" w:author="Anthony J. Richardson" w:date="2019-01-14T16:02:00Z" w:initials="AJR">
    <w:p w14:paraId="303850F1" w14:textId="77777777" w:rsidR="007221DB" w:rsidRDefault="007221DB" w:rsidP="007F39C1">
      <w:pPr>
        <w:pStyle w:val="CommentText"/>
      </w:pPr>
      <w:r>
        <w:rPr>
          <w:rStyle w:val="CommentReference"/>
        </w:rPr>
        <w:annotationRef/>
      </w:r>
      <w:r>
        <w:t>Yes, you could add that as a panel to Fig. 3</w:t>
      </w:r>
    </w:p>
  </w:comment>
  <w:comment w:id="14" w:author="Clementson, Lesley (O&amp;A, Hobart)" w:date="2019-01-25T14:06:00Z" w:initials="CL(H">
    <w:p w14:paraId="1D75872B" w14:textId="77777777" w:rsidR="00FB3C58" w:rsidRDefault="00FB3C58" w:rsidP="00FB3C58">
      <w:pPr>
        <w:pStyle w:val="CommentText"/>
      </w:pPr>
      <w:r>
        <w:rPr>
          <w:rStyle w:val="CommentReference"/>
        </w:rPr>
        <w:annotationRef/>
      </w:r>
      <w:r>
        <w:t>this section unnecessary as you have already said this in the manuscript</w:t>
      </w:r>
    </w:p>
  </w:comment>
  <w:comment w:id="15" w:author="McEnnulty, Felicity (O&amp;A, Hobart)" w:date="2019-01-16T11:46:00Z" w:initials="MF(H">
    <w:p w14:paraId="708D8DC7" w14:textId="1F3F333E" w:rsidR="007221DB" w:rsidRPr="00034BE8" w:rsidRDefault="007221DB" w:rsidP="00034BE8">
      <w:pPr>
        <w:rPr>
          <w:rStyle w:val="occurrence"/>
          <w:bCs/>
          <w:color w:val="FF0000"/>
          <w:spacing w:val="2"/>
          <w:sz w:val="24"/>
          <w:szCs w:val="24"/>
          <w:lang w:val="en"/>
        </w:rPr>
      </w:pPr>
      <w:r w:rsidRPr="00034BE8">
        <w:rPr>
          <w:rStyle w:val="CommentReference"/>
          <w:color w:val="FF0000"/>
        </w:rPr>
        <w:annotationRef/>
      </w:r>
      <w:r w:rsidRPr="00034BE8">
        <w:rPr>
          <w:rStyle w:val="Heading2Char"/>
          <w:color w:val="FF0000"/>
        </w:rPr>
        <w:t>same</w:t>
      </w:r>
      <w:r w:rsidRPr="00034BE8">
        <w:rPr>
          <w:rStyle w:val="occurrence"/>
          <w:bCs/>
          <w:color w:val="FF0000"/>
          <w:spacing w:val="2"/>
          <w:sz w:val="24"/>
          <w:szCs w:val="24"/>
          <w:lang w:val="en"/>
        </w:rPr>
        <w:t xml:space="preserve"> diagrams as Davies et al 2016</w:t>
      </w:r>
      <w:r>
        <w:rPr>
          <w:rStyle w:val="occurrence"/>
          <w:bCs/>
          <w:color w:val="FF0000"/>
          <w:spacing w:val="2"/>
          <w:sz w:val="24"/>
          <w:szCs w:val="24"/>
          <w:lang w:val="en"/>
        </w:rPr>
        <w:t xml:space="preserve"> – need to check with editors if ok.</w:t>
      </w:r>
    </w:p>
    <w:p w14:paraId="4CF45D97" w14:textId="55B73588" w:rsidR="007221DB" w:rsidRPr="00034BE8" w:rsidRDefault="007221DB">
      <w:pPr>
        <w:pStyle w:val="CommentText"/>
        <w:rPr>
          <w:color w:val="FF0000"/>
        </w:rPr>
      </w:pPr>
    </w:p>
  </w:comment>
  <w:comment w:id="16" w:author="Asia Armstrong" w:date="2019-01-17T21:14:00Z" w:initials="AA">
    <w:p w14:paraId="7402E498" w14:textId="77777777" w:rsidR="007221DB" w:rsidRDefault="007221DB">
      <w:pPr>
        <w:pStyle w:val="CommentText"/>
      </w:pPr>
      <w:r>
        <w:rPr>
          <w:rStyle w:val="CommentReference"/>
        </w:rPr>
        <w:annotationRef/>
      </w:r>
      <w:r>
        <w:t>Maybe check with Ant if this should be Project Manta, UQ and include the appropriate ARC details?</w:t>
      </w:r>
    </w:p>
  </w:comment>
  <w:comment w:id="17" w:author="McEnnulty, Felicity (O&amp;A, Hobart)" w:date="2019-01-17T14:30:00Z" w:initials="MF(H">
    <w:p w14:paraId="168C71FF" w14:textId="3E380E37" w:rsidR="007221DB" w:rsidRDefault="007221DB">
      <w:pPr>
        <w:pStyle w:val="CommentText"/>
      </w:pPr>
      <w:r>
        <w:rPr>
          <w:rStyle w:val="CommentReference"/>
        </w:rPr>
        <w:annotationRef/>
      </w:r>
      <w:r>
        <w:t xml:space="preserve">This here atm for Todd to see – do we need it? the data uses the </w:t>
      </w:r>
      <w:proofErr w:type="spellStart"/>
      <w:r>
        <w:t>ID_codes</w:t>
      </w:r>
      <w:proofErr w:type="spellEnd"/>
      <w:r>
        <w:t xml:space="preserve"> from Copepod and should link through</w:t>
      </w:r>
    </w:p>
  </w:comment>
  <w:comment w:id="18" w:author="McEnnulty, Felicity (O&amp;A, Hobart)" w:date="2019-01-30T10:24:00Z" w:initials="MF(H">
    <w:p w14:paraId="6A70B9F9" w14:textId="1F3DA71A" w:rsidR="00185230" w:rsidRDefault="00185230">
      <w:pPr>
        <w:pStyle w:val="CommentText"/>
      </w:pPr>
      <w:r>
        <w:rPr>
          <w:rStyle w:val="CommentReference"/>
        </w:rPr>
        <w:annotationRef/>
      </w:r>
      <w:r>
        <w:t>Check these for overlap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3F6470E" w15:done="0"/>
  <w15:commentEx w15:paraId="21285A43" w15:done="0"/>
  <w15:commentEx w15:paraId="041C2A7C" w15:done="0"/>
  <w15:commentEx w15:paraId="4E94FB01" w15:done="0"/>
  <w15:commentEx w15:paraId="54EF076F" w15:done="0"/>
  <w15:commentEx w15:paraId="073B1BC7" w15:done="0"/>
  <w15:commentEx w15:paraId="21B71220" w15:done="0"/>
  <w15:commentEx w15:paraId="4365B971" w15:done="0"/>
  <w15:commentEx w15:paraId="2B3E8CF0" w15:done="0"/>
  <w15:commentEx w15:paraId="303850F1" w15:done="0"/>
  <w15:commentEx w15:paraId="1D75872B" w15:done="0"/>
  <w15:commentEx w15:paraId="4CF45D97" w15:done="0"/>
  <w15:commentEx w15:paraId="7402E498" w15:done="0"/>
  <w15:commentEx w15:paraId="168C71FF" w15:done="0"/>
  <w15:commentEx w15:paraId="6A70B9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3F6470E" w16cid:durableId="214B35FF"/>
  <w16cid:commentId w16cid:paraId="21285A43" w16cid:durableId="214B3600"/>
  <w16cid:commentId w16cid:paraId="041C2A7C" w16cid:durableId="214B3601"/>
  <w16cid:commentId w16cid:paraId="4E94FB01" w16cid:durableId="214B3602"/>
  <w16cid:commentId w16cid:paraId="54EF076F" w16cid:durableId="214B3603"/>
  <w16cid:commentId w16cid:paraId="073B1BC7" w16cid:durableId="214B3604"/>
  <w16cid:commentId w16cid:paraId="21B71220" w16cid:durableId="214B3605"/>
  <w16cid:commentId w16cid:paraId="4365B971" w16cid:durableId="214B3606"/>
  <w16cid:commentId w16cid:paraId="2B3E8CF0" w16cid:durableId="214B3607"/>
  <w16cid:commentId w16cid:paraId="303850F1" w16cid:durableId="214B3608"/>
  <w16cid:commentId w16cid:paraId="1D75872B" w16cid:durableId="214B3609"/>
  <w16cid:commentId w16cid:paraId="4CF45D97" w16cid:durableId="214B360A"/>
  <w16cid:commentId w16cid:paraId="7402E498" w16cid:durableId="214B360B"/>
  <w16cid:commentId w16cid:paraId="168C71FF" w16cid:durableId="214B360C"/>
  <w16cid:commentId w16cid:paraId="6A70B9F9" w16cid:durableId="214B36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B6087D"/>
    <w:multiLevelType w:val="hybridMultilevel"/>
    <w:tmpl w:val="CBD2E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4A7634"/>
    <w:multiLevelType w:val="hybridMultilevel"/>
    <w:tmpl w:val="D480E022"/>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2" w15:restartNumberingAfterBreak="0">
    <w:nsid w:val="3A5630E6"/>
    <w:multiLevelType w:val="hybridMultilevel"/>
    <w:tmpl w:val="E79045D0"/>
    <w:lvl w:ilvl="0" w:tplc="D390C186">
      <w:start w:val="1"/>
      <w:numFmt w:val="decimal"/>
      <w:lvlText w:val="%1."/>
      <w:lvlJc w:val="left"/>
      <w:pPr>
        <w:ind w:left="1080" w:hanging="360"/>
      </w:pPr>
      <w:rPr>
        <w:rFonts w:ascii="Calibri" w:hAnsi="Calibri" w:cs="Calibri"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3" w15:restartNumberingAfterBreak="0">
    <w:nsid w:val="6D664325"/>
    <w:multiLevelType w:val="hybridMultilevel"/>
    <w:tmpl w:val="3F367C1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ason Everett">
    <w15:presenceInfo w15:providerId="AD" w15:userId="S::z9902002@ad.unsw.edu.au::d60a8139-4a1d-4875-a972-35d90206b900"/>
  </w15:person>
  <w15:person w15:author="McEnnulty, Felicity (O&amp;A, Hobart)">
    <w15:presenceInfo w15:providerId="AD" w15:userId="S-1-5-21-61289985-2027487937-1858953157-11763"/>
  </w15:person>
  <w15:person w15:author="Natalia Atkins">
    <w15:presenceInfo w15:providerId="AD" w15:userId="S-1-5-21-3821386006-3749520432-1216737992-45217"/>
  </w15:person>
  <w15:person w15:author="Clementson, Lesley (O&amp;A, Hobart)">
    <w15:presenceInfo w15:providerId="AD" w15:userId="S-1-5-21-61289985-2027487937-1858953157-39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 Scientific Report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tzr5pa2kvx9p5e2998x9rap5t09s999sztd&quot;&gt;AusCPR&lt;record-ids&gt;&lt;item&gt;122&lt;/item&gt;&lt;item&gt;135&lt;/item&gt;&lt;item&gt;398&lt;/item&gt;&lt;item&gt;402&lt;/item&gt;&lt;item&gt;727&lt;/item&gt;&lt;item&gt;828&lt;/item&gt;&lt;item&gt;858&lt;/item&gt;&lt;item&gt;875&lt;/item&gt;&lt;item&gt;915&lt;/item&gt;&lt;item&gt;1003&lt;/item&gt;&lt;item&gt;1017&lt;/item&gt;&lt;item&gt;1032&lt;/item&gt;&lt;item&gt;1075&lt;/item&gt;&lt;item&gt;1092&lt;/item&gt;&lt;item&gt;1205&lt;/item&gt;&lt;item&gt;1223&lt;/item&gt;&lt;item&gt;1241&lt;/item&gt;&lt;item&gt;1249&lt;/item&gt;&lt;item&gt;1258&lt;/item&gt;&lt;item&gt;1309&lt;/item&gt;&lt;item&gt;1318&lt;/item&gt;&lt;item&gt;1384&lt;/item&gt;&lt;item&gt;1396&lt;/item&gt;&lt;item&gt;1409&lt;/item&gt;&lt;item&gt;1545&lt;/item&gt;&lt;item&gt;1668&lt;/item&gt;&lt;item&gt;1669&lt;/item&gt;&lt;item&gt;1764&lt;/item&gt;&lt;item&gt;1766&lt;/item&gt;&lt;item&gt;1769&lt;/item&gt;&lt;item&gt;1807&lt;/item&gt;&lt;item&gt;1846&lt;/item&gt;&lt;item&gt;1847&lt;/item&gt;&lt;item&gt;1852&lt;/item&gt;&lt;item&gt;1863&lt;/item&gt;&lt;item&gt;1868&lt;/item&gt;&lt;item&gt;1870&lt;/item&gt;&lt;item&gt;1878&lt;/item&gt;&lt;item&gt;1883&lt;/item&gt;&lt;item&gt;1885&lt;/item&gt;&lt;item&gt;1889&lt;/item&gt;&lt;item&gt;1890&lt;/item&gt;&lt;item&gt;1894&lt;/item&gt;&lt;item&gt;1897&lt;/item&gt;&lt;item&gt;1909&lt;/item&gt;&lt;item&gt;1920&lt;/item&gt;&lt;item&gt;1923&lt;/item&gt;&lt;item&gt;1926&lt;/item&gt;&lt;item&gt;1929&lt;/item&gt;&lt;item&gt;1930&lt;/item&gt;&lt;item&gt;1931&lt;/item&gt;&lt;item&gt;1933&lt;/item&gt;&lt;item&gt;1935&lt;/item&gt;&lt;item&gt;1938&lt;/item&gt;&lt;item&gt;1939&lt;/item&gt;&lt;item&gt;1940&lt;/item&gt;&lt;item&gt;1941&lt;/item&gt;&lt;item&gt;1942&lt;/item&gt;&lt;item&gt;1943&lt;/item&gt;&lt;item&gt;1945&lt;/item&gt;&lt;item&gt;1949&lt;/item&gt;&lt;item&gt;1950&lt;/item&gt;&lt;item&gt;1951&lt;/item&gt;&lt;item&gt;1952&lt;/item&gt;&lt;item&gt;1953&lt;/item&gt;&lt;item&gt;1957&lt;/item&gt;&lt;item&gt;1958&lt;/item&gt;&lt;item&gt;1959&lt;/item&gt;&lt;item&gt;1962&lt;/item&gt;&lt;item&gt;1963&lt;/item&gt;&lt;item&gt;1964&lt;/item&gt;&lt;item&gt;1965&lt;/item&gt;&lt;item&gt;1966&lt;/item&gt;&lt;item&gt;1967&lt;/item&gt;&lt;item&gt;1970&lt;/item&gt;&lt;item&gt;1974&lt;/item&gt;&lt;item&gt;1975&lt;/item&gt;&lt;item&gt;1976&lt;/item&gt;&lt;item&gt;1977&lt;/item&gt;&lt;item&gt;1979&lt;/item&gt;&lt;item&gt;1981&lt;/item&gt;&lt;item&gt;1983&lt;/item&gt;&lt;item&gt;1984&lt;/item&gt;&lt;item&gt;1985&lt;/item&gt;&lt;item&gt;1987&lt;/item&gt;&lt;item&gt;1992&lt;/item&gt;&lt;item&gt;1993&lt;/item&gt;&lt;item&gt;1994&lt;/item&gt;&lt;item&gt;1995&lt;/item&gt;&lt;item&gt;1996&lt;/item&gt;&lt;item&gt;1997&lt;/item&gt;&lt;item&gt;1998&lt;/item&gt;&lt;item&gt;2001&lt;/item&gt;&lt;item&gt;2002&lt;/item&gt;&lt;item&gt;2003&lt;/item&gt;&lt;/record-ids&gt;&lt;/item&gt;&lt;/Libraries&gt;"/>
  </w:docVars>
  <w:rsids>
    <w:rsidRoot w:val="002A4E04"/>
    <w:rsid w:val="00000ECF"/>
    <w:rsid w:val="00002928"/>
    <w:rsid w:val="00014006"/>
    <w:rsid w:val="0001478C"/>
    <w:rsid w:val="00017783"/>
    <w:rsid w:val="00022FE3"/>
    <w:rsid w:val="00032AC7"/>
    <w:rsid w:val="00034BE8"/>
    <w:rsid w:val="00042FEB"/>
    <w:rsid w:val="0006123C"/>
    <w:rsid w:val="0007170E"/>
    <w:rsid w:val="00073D0D"/>
    <w:rsid w:val="0007797C"/>
    <w:rsid w:val="000800C1"/>
    <w:rsid w:val="000803B1"/>
    <w:rsid w:val="000811B3"/>
    <w:rsid w:val="00083D08"/>
    <w:rsid w:val="00084E77"/>
    <w:rsid w:val="00085B03"/>
    <w:rsid w:val="00087E58"/>
    <w:rsid w:val="0009466A"/>
    <w:rsid w:val="000970C2"/>
    <w:rsid w:val="000A4AA5"/>
    <w:rsid w:val="000B2DCF"/>
    <w:rsid w:val="000C0FC4"/>
    <w:rsid w:val="000D1120"/>
    <w:rsid w:val="000D4A8D"/>
    <w:rsid w:val="000D66AD"/>
    <w:rsid w:val="000D7446"/>
    <w:rsid w:val="000D777D"/>
    <w:rsid w:val="000E155B"/>
    <w:rsid w:val="000E7FBD"/>
    <w:rsid w:val="000F0507"/>
    <w:rsid w:val="000F23B8"/>
    <w:rsid w:val="000F4F66"/>
    <w:rsid w:val="000F6097"/>
    <w:rsid w:val="00111C57"/>
    <w:rsid w:val="00113CAB"/>
    <w:rsid w:val="00136790"/>
    <w:rsid w:val="00141974"/>
    <w:rsid w:val="001422C5"/>
    <w:rsid w:val="00142DD5"/>
    <w:rsid w:val="0014362E"/>
    <w:rsid w:val="00153A22"/>
    <w:rsid w:val="0016066E"/>
    <w:rsid w:val="001642E1"/>
    <w:rsid w:val="00164AEC"/>
    <w:rsid w:val="00165FC1"/>
    <w:rsid w:val="0016637F"/>
    <w:rsid w:val="00173EE8"/>
    <w:rsid w:val="00185230"/>
    <w:rsid w:val="0018737B"/>
    <w:rsid w:val="00194978"/>
    <w:rsid w:val="0019558B"/>
    <w:rsid w:val="001A0D48"/>
    <w:rsid w:val="001B4774"/>
    <w:rsid w:val="001C31A3"/>
    <w:rsid w:val="001E3C2D"/>
    <w:rsid w:val="002162F7"/>
    <w:rsid w:val="00237349"/>
    <w:rsid w:val="0025079E"/>
    <w:rsid w:val="00250840"/>
    <w:rsid w:val="00261C17"/>
    <w:rsid w:val="0026418F"/>
    <w:rsid w:val="00264898"/>
    <w:rsid w:val="002668CE"/>
    <w:rsid w:val="00271AA0"/>
    <w:rsid w:val="00282AB6"/>
    <w:rsid w:val="00282DCD"/>
    <w:rsid w:val="002974C7"/>
    <w:rsid w:val="002A4E04"/>
    <w:rsid w:val="002A7FD4"/>
    <w:rsid w:val="002B7948"/>
    <w:rsid w:val="002C5709"/>
    <w:rsid w:val="002C614C"/>
    <w:rsid w:val="002C78F9"/>
    <w:rsid w:val="002D2F79"/>
    <w:rsid w:val="002D351B"/>
    <w:rsid w:val="002F04DE"/>
    <w:rsid w:val="00306EF6"/>
    <w:rsid w:val="003072EE"/>
    <w:rsid w:val="003255AC"/>
    <w:rsid w:val="00327141"/>
    <w:rsid w:val="00335BBA"/>
    <w:rsid w:val="00342798"/>
    <w:rsid w:val="00342883"/>
    <w:rsid w:val="003460FA"/>
    <w:rsid w:val="00347367"/>
    <w:rsid w:val="00351377"/>
    <w:rsid w:val="00353051"/>
    <w:rsid w:val="003647FB"/>
    <w:rsid w:val="0036671E"/>
    <w:rsid w:val="00370AD1"/>
    <w:rsid w:val="003922EE"/>
    <w:rsid w:val="00395211"/>
    <w:rsid w:val="00396525"/>
    <w:rsid w:val="003A52BA"/>
    <w:rsid w:val="003A763D"/>
    <w:rsid w:val="003B4403"/>
    <w:rsid w:val="003D7352"/>
    <w:rsid w:val="003E5356"/>
    <w:rsid w:val="003E668E"/>
    <w:rsid w:val="003E7E85"/>
    <w:rsid w:val="003F1FBC"/>
    <w:rsid w:val="00400B21"/>
    <w:rsid w:val="00401B08"/>
    <w:rsid w:val="00410B48"/>
    <w:rsid w:val="00413746"/>
    <w:rsid w:val="0041774A"/>
    <w:rsid w:val="00424561"/>
    <w:rsid w:val="004344A9"/>
    <w:rsid w:val="004445CB"/>
    <w:rsid w:val="00446E9D"/>
    <w:rsid w:val="00456254"/>
    <w:rsid w:val="00475412"/>
    <w:rsid w:val="004844C7"/>
    <w:rsid w:val="00485451"/>
    <w:rsid w:val="00493EA4"/>
    <w:rsid w:val="004A45BE"/>
    <w:rsid w:val="004C611F"/>
    <w:rsid w:val="004E0FD3"/>
    <w:rsid w:val="004E7D29"/>
    <w:rsid w:val="004F56FD"/>
    <w:rsid w:val="005008EA"/>
    <w:rsid w:val="00512ACD"/>
    <w:rsid w:val="00514B67"/>
    <w:rsid w:val="0053500F"/>
    <w:rsid w:val="00540AE3"/>
    <w:rsid w:val="005574E5"/>
    <w:rsid w:val="00560B0B"/>
    <w:rsid w:val="005616CB"/>
    <w:rsid w:val="00586CD1"/>
    <w:rsid w:val="005943F1"/>
    <w:rsid w:val="005B2620"/>
    <w:rsid w:val="005C6DCF"/>
    <w:rsid w:val="005D4871"/>
    <w:rsid w:val="005E3951"/>
    <w:rsid w:val="00602D08"/>
    <w:rsid w:val="0060611D"/>
    <w:rsid w:val="0061393F"/>
    <w:rsid w:val="0061411B"/>
    <w:rsid w:val="00620A9F"/>
    <w:rsid w:val="006230B0"/>
    <w:rsid w:val="006327BB"/>
    <w:rsid w:val="00642D2E"/>
    <w:rsid w:val="00646863"/>
    <w:rsid w:val="006533AA"/>
    <w:rsid w:val="00662B5D"/>
    <w:rsid w:val="00663777"/>
    <w:rsid w:val="006C2D48"/>
    <w:rsid w:val="006C3837"/>
    <w:rsid w:val="006C4BC2"/>
    <w:rsid w:val="006C643A"/>
    <w:rsid w:val="006D0EEF"/>
    <w:rsid w:val="006F1E07"/>
    <w:rsid w:val="00700D46"/>
    <w:rsid w:val="00704331"/>
    <w:rsid w:val="00712518"/>
    <w:rsid w:val="00712DDF"/>
    <w:rsid w:val="007221DB"/>
    <w:rsid w:val="00726A57"/>
    <w:rsid w:val="00730FBF"/>
    <w:rsid w:val="00736187"/>
    <w:rsid w:val="00744C1E"/>
    <w:rsid w:val="007458C3"/>
    <w:rsid w:val="00755566"/>
    <w:rsid w:val="007619DA"/>
    <w:rsid w:val="007638C0"/>
    <w:rsid w:val="00765900"/>
    <w:rsid w:val="00790726"/>
    <w:rsid w:val="007A052A"/>
    <w:rsid w:val="007A3D62"/>
    <w:rsid w:val="007B08F7"/>
    <w:rsid w:val="007C55B9"/>
    <w:rsid w:val="007C7242"/>
    <w:rsid w:val="007D56F6"/>
    <w:rsid w:val="007D5A7A"/>
    <w:rsid w:val="007D7504"/>
    <w:rsid w:val="007E3BA1"/>
    <w:rsid w:val="007E3C69"/>
    <w:rsid w:val="007F39C1"/>
    <w:rsid w:val="007F46D7"/>
    <w:rsid w:val="008045B6"/>
    <w:rsid w:val="00822AB7"/>
    <w:rsid w:val="00831B33"/>
    <w:rsid w:val="00836EAA"/>
    <w:rsid w:val="0084012D"/>
    <w:rsid w:val="00844761"/>
    <w:rsid w:val="00844F12"/>
    <w:rsid w:val="008509ED"/>
    <w:rsid w:val="0085235A"/>
    <w:rsid w:val="0085438F"/>
    <w:rsid w:val="00865E89"/>
    <w:rsid w:val="00866D78"/>
    <w:rsid w:val="008750EB"/>
    <w:rsid w:val="008805A4"/>
    <w:rsid w:val="00885D6B"/>
    <w:rsid w:val="00896567"/>
    <w:rsid w:val="008969BF"/>
    <w:rsid w:val="008A3F18"/>
    <w:rsid w:val="008B0A44"/>
    <w:rsid w:val="008B6C74"/>
    <w:rsid w:val="008C164E"/>
    <w:rsid w:val="008E0B44"/>
    <w:rsid w:val="008F6105"/>
    <w:rsid w:val="008F6A61"/>
    <w:rsid w:val="00901A77"/>
    <w:rsid w:val="0091253F"/>
    <w:rsid w:val="009248A7"/>
    <w:rsid w:val="009273BB"/>
    <w:rsid w:val="00946F1B"/>
    <w:rsid w:val="00952C96"/>
    <w:rsid w:val="00952D99"/>
    <w:rsid w:val="0095642B"/>
    <w:rsid w:val="0097232B"/>
    <w:rsid w:val="009800D0"/>
    <w:rsid w:val="009810B1"/>
    <w:rsid w:val="00992F3B"/>
    <w:rsid w:val="009956C1"/>
    <w:rsid w:val="009A3E30"/>
    <w:rsid w:val="009A67EC"/>
    <w:rsid w:val="009B36BA"/>
    <w:rsid w:val="009B6B49"/>
    <w:rsid w:val="009C1AAC"/>
    <w:rsid w:val="009D2D6F"/>
    <w:rsid w:val="00A32B96"/>
    <w:rsid w:val="00A35E04"/>
    <w:rsid w:val="00A435E6"/>
    <w:rsid w:val="00A44E9F"/>
    <w:rsid w:val="00A50103"/>
    <w:rsid w:val="00A54AE4"/>
    <w:rsid w:val="00A57723"/>
    <w:rsid w:val="00A64D7B"/>
    <w:rsid w:val="00A65F2F"/>
    <w:rsid w:val="00A67C21"/>
    <w:rsid w:val="00A72938"/>
    <w:rsid w:val="00A74F38"/>
    <w:rsid w:val="00A76679"/>
    <w:rsid w:val="00A8522E"/>
    <w:rsid w:val="00A86035"/>
    <w:rsid w:val="00A90C27"/>
    <w:rsid w:val="00A92CDE"/>
    <w:rsid w:val="00A9546E"/>
    <w:rsid w:val="00AB3DD1"/>
    <w:rsid w:val="00AB65A5"/>
    <w:rsid w:val="00AC0A14"/>
    <w:rsid w:val="00AC2D4F"/>
    <w:rsid w:val="00AC3C39"/>
    <w:rsid w:val="00AC67D0"/>
    <w:rsid w:val="00AD0A82"/>
    <w:rsid w:val="00AD5710"/>
    <w:rsid w:val="00AF11BC"/>
    <w:rsid w:val="00AF5008"/>
    <w:rsid w:val="00B03465"/>
    <w:rsid w:val="00B04B8E"/>
    <w:rsid w:val="00B109F8"/>
    <w:rsid w:val="00B12956"/>
    <w:rsid w:val="00B16899"/>
    <w:rsid w:val="00B32BB8"/>
    <w:rsid w:val="00B63544"/>
    <w:rsid w:val="00B65B98"/>
    <w:rsid w:val="00B71006"/>
    <w:rsid w:val="00B74936"/>
    <w:rsid w:val="00B74DCD"/>
    <w:rsid w:val="00B82B3D"/>
    <w:rsid w:val="00B82ED4"/>
    <w:rsid w:val="00B921B6"/>
    <w:rsid w:val="00B9729D"/>
    <w:rsid w:val="00BA5C65"/>
    <w:rsid w:val="00BB5D04"/>
    <w:rsid w:val="00BB7D77"/>
    <w:rsid w:val="00BC0965"/>
    <w:rsid w:val="00BC0D85"/>
    <w:rsid w:val="00BC2FDE"/>
    <w:rsid w:val="00BC6B56"/>
    <w:rsid w:val="00BD381B"/>
    <w:rsid w:val="00BE275F"/>
    <w:rsid w:val="00BE3D34"/>
    <w:rsid w:val="00BE5FC1"/>
    <w:rsid w:val="00BE6FE6"/>
    <w:rsid w:val="00BF38F3"/>
    <w:rsid w:val="00C03336"/>
    <w:rsid w:val="00C116D4"/>
    <w:rsid w:val="00C120C4"/>
    <w:rsid w:val="00C13519"/>
    <w:rsid w:val="00C13CA6"/>
    <w:rsid w:val="00C160EB"/>
    <w:rsid w:val="00C31975"/>
    <w:rsid w:val="00C32E55"/>
    <w:rsid w:val="00C420A3"/>
    <w:rsid w:val="00C52A43"/>
    <w:rsid w:val="00C53B18"/>
    <w:rsid w:val="00C607C6"/>
    <w:rsid w:val="00C6458E"/>
    <w:rsid w:val="00C76F6F"/>
    <w:rsid w:val="00C81033"/>
    <w:rsid w:val="00C81A8D"/>
    <w:rsid w:val="00C87C56"/>
    <w:rsid w:val="00CA131F"/>
    <w:rsid w:val="00CB0933"/>
    <w:rsid w:val="00CB3475"/>
    <w:rsid w:val="00CB5E0B"/>
    <w:rsid w:val="00D078FF"/>
    <w:rsid w:val="00D1278F"/>
    <w:rsid w:val="00D16220"/>
    <w:rsid w:val="00D3050E"/>
    <w:rsid w:val="00D430A3"/>
    <w:rsid w:val="00D532AD"/>
    <w:rsid w:val="00D82EEC"/>
    <w:rsid w:val="00D8704D"/>
    <w:rsid w:val="00D91480"/>
    <w:rsid w:val="00D92E9E"/>
    <w:rsid w:val="00D93E82"/>
    <w:rsid w:val="00DA0004"/>
    <w:rsid w:val="00DA3683"/>
    <w:rsid w:val="00DA45E8"/>
    <w:rsid w:val="00DB4761"/>
    <w:rsid w:val="00DD11FA"/>
    <w:rsid w:val="00DD2687"/>
    <w:rsid w:val="00DD33D0"/>
    <w:rsid w:val="00DE1AE4"/>
    <w:rsid w:val="00DF106B"/>
    <w:rsid w:val="00DF4BDF"/>
    <w:rsid w:val="00E125F8"/>
    <w:rsid w:val="00E22E00"/>
    <w:rsid w:val="00E24F3E"/>
    <w:rsid w:val="00E40ACA"/>
    <w:rsid w:val="00E510B9"/>
    <w:rsid w:val="00E54E04"/>
    <w:rsid w:val="00E5700D"/>
    <w:rsid w:val="00E6115A"/>
    <w:rsid w:val="00E63BC4"/>
    <w:rsid w:val="00E67CA8"/>
    <w:rsid w:val="00E74ACF"/>
    <w:rsid w:val="00E75CC9"/>
    <w:rsid w:val="00E81110"/>
    <w:rsid w:val="00EA3232"/>
    <w:rsid w:val="00EA5258"/>
    <w:rsid w:val="00EB4F08"/>
    <w:rsid w:val="00ED5EF0"/>
    <w:rsid w:val="00EE298D"/>
    <w:rsid w:val="00EF031E"/>
    <w:rsid w:val="00F030B3"/>
    <w:rsid w:val="00F10742"/>
    <w:rsid w:val="00F15D38"/>
    <w:rsid w:val="00F403C0"/>
    <w:rsid w:val="00F46CE7"/>
    <w:rsid w:val="00F5052F"/>
    <w:rsid w:val="00F52338"/>
    <w:rsid w:val="00F56888"/>
    <w:rsid w:val="00F61661"/>
    <w:rsid w:val="00F672C6"/>
    <w:rsid w:val="00F75EC8"/>
    <w:rsid w:val="00F943F4"/>
    <w:rsid w:val="00F95399"/>
    <w:rsid w:val="00FB3C58"/>
    <w:rsid w:val="00FB6DDD"/>
    <w:rsid w:val="00FD3D9F"/>
    <w:rsid w:val="00FD46DA"/>
    <w:rsid w:val="00FE1137"/>
    <w:rsid w:val="00FE72C1"/>
    <w:rsid w:val="00FF3A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DCF2"/>
  <w15:chartTrackingRefBased/>
  <w15:docId w15:val="{8CBD4C70-F84A-46A8-A0BE-7F9A94311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4E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next w:val="Normal"/>
    <w:link w:val="Heading2Char"/>
    <w:uiPriority w:val="9"/>
    <w:unhideWhenUsed/>
    <w:qFormat/>
    <w:rsid w:val="009D2D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04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B3DD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125F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ccurrence">
    <w:name w:val="occurrence"/>
    <w:basedOn w:val="DefaultParagraphFont"/>
    <w:rsid w:val="002A4E04"/>
  </w:style>
  <w:style w:type="character" w:styleId="Hyperlink">
    <w:name w:val="Hyperlink"/>
    <w:basedOn w:val="DefaultParagraphFont"/>
    <w:uiPriority w:val="99"/>
    <w:unhideWhenUsed/>
    <w:rsid w:val="002A4E04"/>
    <w:rPr>
      <w:color w:val="0000FF"/>
      <w:u w:val="single"/>
    </w:rPr>
  </w:style>
  <w:style w:type="character" w:customStyle="1" w:styleId="Heading1Char">
    <w:name w:val="Heading 1 Char"/>
    <w:basedOn w:val="DefaultParagraphFont"/>
    <w:link w:val="Heading1"/>
    <w:uiPriority w:val="9"/>
    <w:rsid w:val="002A4E0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D2D6F"/>
    <w:rPr>
      <w:rFonts w:asciiTheme="majorHAnsi" w:eastAsiaTheme="majorEastAsia" w:hAnsiTheme="majorHAnsi" w:cstheme="majorBidi"/>
      <w:color w:val="2E74B5" w:themeColor="accent1" w:themeShade="BF"/>
      <w:sz w:val="26"/>
      <w:szCs w:val="26"/>
    </w:rPr>
  </w:style>
  <w:style w:type="character" w:customStyle="1" w:styleId="searchword">
    <w:name w:val="searchword"/>
    <w:basedOn w:val="DefaultParagraphFont"/>
    <w:rsid w:val="00D1278F"/>
  </w:style>
  <w:style w:type="character" w:customStyle="1" w:styleId="Heading3Char">
    <w:name w:val="Heading 3 Char"/>
    <w:basedOn w:val="DefaultParagraphFont"/>
    <w:link w:val="Heading3"/>
    <w:uiPriority w:val="9"/>
    <w:rsid w:val="002F04DE"/>
    <w:rPr>
      <w:rFonts w:asciiTheme="majorHAnsi" w:eastAsiaTheme="majorEastAsia" w:hAnsiTheme="majorHAnsi" w:cstheme="majorBidi"/>
      <w:color w:val="1F4D78" w:themeColor="accent1" w:themeShade="7F"/>
      <w:sz w:val="24"/>
      <w:szCs w:val="24"/>
    </w:rPr>
  </w:style>
  <w:style w:type="paragraph" w:customStyle="1" w:styleId="exlresultavailability">
    <w:name w:val="exlresultavailability"/>
    <w:basedOn w:val="Normal"/>
    <w:rsid w:val="002F04D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F04DE"/>
    <w:rPr>
      <w:i/>
      <w:iCs/>
    </w:rPr>
  </w:style>
  <w:style w:type="character" w:customStyle="1" w:styleId="exlavailabilitylibraryname">
    <w:name w:val="exlavailabilitylibraryname"/>
    <w:basedOn w:val="DefaultParagraphFont"/>
    <w:rsid w:val="002F04DE"/>
  </w:style>
  <w:style w:type="character" w:customStyle="1" w:styleId="exlavailabilitycollectionname">
    <w:name w:val="exlavailabilitycollectionname"/>
    <w:basedOn w:val="DefaultParagraphFont"/>
    <w:rsid w:val="002F04DE"/>
  </w:style>
  <w:style w:type="character" w:customStyle="1" w:styleId="exlavailabilitycallnumber">
    <w:name w:val="exlavailabilitycallnumber"/>
    <w:basedOn w:val="DefaultParagraphFont"/>
    <w:rsid w:val="002F04DE"/>
  </w:style>
  <w:style w:type="table" w:styleId="TableGrid">
    <w:name w:val="Table Grid"/>
    <w:basedOn w:val="TableNormal"/>
    <w:uiPriority w:val="39"/>
    <w:rsid w:val="00392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4006"/>
    <w:pPr>
      <w:spacing w:after="0" w:line="240" w:lineRule="auto"/>
      <w:ind w:left="720"/>
      <w:contextualSpacing/>
      <w:jc w:val="both"/>
    </w:pPr>
    <w:rPr>
      <w:rFonts w:ascii="Calibri" w:eastAsia="Times New Roman" w:hAnsi="Calibri" w:cs="Times New Roman"/>
      <w:lang w:val="en-GB" w:eastAsia="en-GB"/>
    </w:rPr>
  </w:style>
  <w:style w:type="character" w:customStyle="1" w:styleId="Heading4Char">
    <w:name w:val="Heading 4 Char"/>
    <w:basedOn w:val="DefaultParagraphFont"/>
    <w:link w:val="Heading4"/>
    <w:uiPriority w:val="9"/>
    <w:rsid w:val="00AB3DD1"/>
    <w:rPr>
      <w:rFonts w:asciiTheme="majorHAnsi" w:eastAsiaTheme="majorEastAsia" w:hAnsiTheme="majorHAnsi" w:cstheme="majorBidi"/>
      <w:i/>
      <w:iCs/>
      <w:color w:val="2E74B5" w:themeColor="accent1" w:themeShade="BF"/>
    </w:rPr>
  </w:style>
  <w:style w:type="character" w:styleId="CommentReference">
    <w:name w:val="annotation reference"/>
    <w:basedOn w:val="DefaultParagraphFont"/>
    <w:uiPriority w:val="99"/>
    <w:semiHidden/>
    <w:unhideWhenUsed/>
    <w:rsid w:val="00D93E82"/>
    <w:rPr>
      <w:sz w:val="18"/>
      <w:szCs w:val="18"/>
    </w:rPr>
  </w:style>
  <w:style w:type="paragraph" w:styleId="CommentText">
    <w:name w:val="annotation text"/>
    <w:basedOn w:val="Normal"/>
    <w:link w:val="CommentTextChar"/>
    <w:uiPriority w:val="99"/>
    <w:semiHidden/>
    <w:unhideWhenUsed/>
    <w:rsid w:val="00D93E82"/>
    <w:pPr>
      <w:spacing w:line="240" w:lineRule="auto"/>
    </w:pPr>
    <w:rPr>
      <w:sz w:val="24"/>
      <w:szCs w:val="24"/>
    </w:rPr>
  </w:style>
  <w:style w:type="character" w:customStyle="1" w:styleId="CommentTextChar">
    <w:name w:val="Comment Text Char"/>
    <w:basedOn w:val="DefaultParagraphFont"/>
    <w:link w:val="CommentText"/>
    <w:uiPriority w:val="99"/>
    <w:semiHidden/>
    <w:rsid w:val="00D93E82"/>
    <w:rPr>
      <w:sz w:val="24"/>
      <w:szCs w:val="24"/>
    </w:rPr>
  </w:style>
  <w:style w:type="paragraph" w:styleId="CommentSubject">
    <w:name w:val="annotation subject"/>
    <w:basedOn w:val="CommentText"/>
    <w:next w:val="CommentText"/>
    <w:link w:val="CommentSubjectChar"/>
    <w:uiPriority w:val="99"/>
    <w:semiHidden/>
    <w:unhideWhenUsed/>
    <w:rsid w:val="00D93E82"/>
    <w:rPr>
      <w:b/>
      <w:bCs/>
      <w:sz w:val="20"/>
      <w:szCs w:val="20"/>
    </w:rPr>
  </w:style>
  <w:style w:type="character" w:customStyle="1" w:styleId="CommentSubjectChar">
    <w:name w:val="Comment Subject Char"/>
    <w:basedOn w:val="CommentTextChar"/>
    <w:link w:val="CommentSubject"/>
    <w:uiPriority w:val="99"/>
    <w:semiHidden/>
    <w:rsid w:val="00D93E82"/>
    <w:rPr>
      <w:b/>
      <w:bCs/>
      <w:sz w:val="20"/>
      <w:szCs w:val="20"/>
    </w:rPr>
  </w:style>
  <w:style w:type="paragraph" w:styleId="BalloonText">
    <w:name w:val="Balloon Text"/>
    <w:basedOn w:val="Normal"/>
    <w:link w:val="BalloonTextChar"/>
    <w:uiPriority w:val="99"/>
    <w:semiHidden/>
    <w:unhideWhenUsed/>
    <w:rsid w:val="00D93E8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3E82"/>
    <w:rPr>
      <w:rFonts w:ascii="Times New Roman" w:hAnsi="Times New Roman" w:cs="Times New Roman"/>
      <w:sz w:val="18"/>
      <w:szCs w:val="18"/>
    </w:rPr>
  </w:style>
  <w:style w:type="paragraph" w:customStyle="1" w:styleId="p1">
    <w:name w:val="p1"/>
    <w:basedOn w:val="Normal"/>
    <w:rsid w:val="0036671E"/>
    <w:pPr>
      <w:spacing w:after="120" w:line="227" w:lineRule="atLeast"/>
    </w:pPr>
    <w:rPr>
      <w:rFonts w:ascii="Helvetica" w:hAnsi="Helvetica" w:cs="Times New Roman"/>
      <w:color w:val="008C97"/>
      <w:sz w:val="23"/>
      <w:szCs w:val="23"/>
      <w:lang w:val="en-GB" w:eastAsia="en-GB"/>
    </w:rPr>
  </w:style>
  <w:style w:type="character" w:customStyle="1" w:styleId="apple-converted-space">
    <w:name w:val="apple-converted-space"/>
    <w:basedOn w:val="DefaultParagraphFont"/>
    <w:rsid w:val="0036671E"/>
  </w:style>
  <w:style w:type="character" w:customStyle="1" w:styleId="s1">
    <w:name w:val="s1"/>
    <w:basedOn w:val="DefaultParagraphFont"/>
    <w:rsid w:val="0036671E"/>
    <w:rPr>
      <w:rFonts w:ascii="Helvetica" w:hAnsi="Helvetica" w:hint="default"/>
      <w:sz w:val="8"/>
      <w:szCs w:val="8"/>
    </w:rPr>
  </w:style>
  <w:style w:type="paragraph" w:styleId="Revision">
    <w:name w:val="Revision"/>
    <w:hidden/>
    <w:uiPriority w:val="99"/>
    <w:semiHidden/>
    <w:rsid w:val="00EA3232"/>
    <w:pPr>
      <w:spacing w:after="0" w:line="240" w:lineRule="auto"/>
    </w:pPr>
  </w:style>
  <w:style w:type="character" w:customStyle="1" w:styleId="Heading5Char">
    <w:name w:val="Heading 5 Char"/>
    <w:basedOn w:val="DefaultParagraphFont"/>
    <w:link w:val="Heading5"/>
    <w:uiPriority w:val="9"/>
    <w:rsid w:val="00E125F8"/>
    <w:rPr>
      <w:rFonts w:asciiTheme="majorHAnsi" w:eastAsiaTheme="majorEastAsia" w:hAnsiTheme="majorHAnsi" w:cstheme="majorBidi"/>
      <w:color w:val="2E74B5" w:themeColor="accent1" w:themeShade="BF"/>
    </w:rPr>
  </w:style>
  <w:style w:type="paragraph" w:customStyle="1" w:styleId="EndNoteBibliographyTitle">
    <w:name w:val="EndNote Bibliography Title"/>
    <w:basedOn w:val="Normal"/>
    <w:link w:val="EndNoteBibliographyTitleChar"/>
    <w:rsid w:val="00726A57"/>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26A57"/>
    <w:rPr>
      <w:rFonts w:ascii="Calibri" w:hAnsi="Calibri" w:cs="Calibri"/>
      <w:noProof/>
      <w:lang w:val="en-US"/>
    </w:rPr>
  </w:style>
  <w:style w:type="paragraph" w:customStyle="1" w:styleId="EndNoteBibliography">
    <w:name w:val="EndNote Bibliography"/>
    <w:basedOn w:val="Normal"/>
    <w:link w:val="EndNoteBibliographyChar"/>
    <w:rsid w:val="00726A57"/>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26A57"/>
    <w:rPr>
      <w:rFonts w:ascii="Calibri" w:hAnsi="Calibri" w:cs="Calibri"/>
      <w:noProof/>
      <w:lang w:val="en-US"/>
    </w:rPr>
  </w:style>
  <w:style w:type="character" w:customStyle="1" w:styleId="reference-title">
    <w:name w:val="reference-title"/>
    <w:basedOn w:val="DefaultParagraphFont"/>
    <w:rsid w:val="008B0A44"/>
  </w:style>
  <w:style w:type="character" w:customStyle="1" w:styleId="label">
    <w:name w:val="label"/>
    <w:basedOn w:val="DefaultParagraphFont"/>
    <w:rsid w:val="008B0A44"/>
  </w:style>
  <w:style w:type="character" w:customStyle="1" w:styleId="databold">
    <w:name w:val="data_bold"/>
    <w:basedOn w:val="DefaultParagraphFont"/>
    <w:rsid w:val="008B0A44"/>
  </w:style>
  <w:style w:type="character" w:styleId="PlaceholderText">
    <w:name w:val="Placeholder Text"/>
    <w:basedOn w:val="DefaultParagraphFont"/>
    <w:uiPriority w:val="99"/>
    <w:semiHidden/>
    <w:rsid w:val="00F403C0"/>
    <w:rPr>
      <w:color w:val="808080"/>
    </w:rPr>
  </w:style>
  <w:style w:type="paragraph" w:customStyle="1" w:styleId="xxmsonormal">
    <w:name w:val="x_xmsonormal"/>
    <w:basedOn w:val="Normal"/>
    <w:uiPriority w:val="99"/>
    <w:rsid w:val="00BE3D34"/>
    <w:pPr>
      <w:spacing w:after="0" w:line="240" w:lineRule="auto"/>
    </w:pPr>
    <w:rPr>
      <w:rFonts w:ascii="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59674">
      <w:bodyDiv w:val="1"/>
      <w:marLeft w:val="0"/>
      <w:marRight w:val="0"/>
      <w:marTop w:val="0"/>
      <w:marBottom w:val="0"/>
      <w:divBdr>
        <w:top w:val="none" w:sz="0" w:space="0" w:color="auto"/>
        <w:left w:val="none" w:sz="0" w:space="0" w:color="auto"/>
        <w:bottom w:val="none" w:sz="0" w:space="0" w:color="auto"/>
        <w:right w:val="none" w:sz="0" w:space="0" w:color="auto"/>
      </w:divBdr>
    </w:div>
    <w:div w:id="52042139">
      <w:bodyDiv w:val="1"/>
      <w:marLeft w:val="0"/>
      <w:marRight w:val="0"/>
      <w:marTop w:val="0"/>
      <w:marBottom w:val="0"/>
      <w:divBdr>
        <w:top w:val="none" w:sz="0" w:space="0" w:color="auto"/>
        <w:left w:val="none" w:sz="0" w:space="0" w:color="auto"/>
        <w:bottom w:val="none" w:sz="0" w:space="0" w:color="auto"/>
        <w:right w:val="none" w:sz="0" w:space="0" w:color="auto"/>
      </w:divBdr>
    </w:div>
    <w:div w:id="139007521">
      <w:bodyDiv w:val="1"/>
      <w:marLeft w:val="0"/>
      <w:marRight w:val="0"/>
      <w:marTop w:val="0"/>
      <w:marBottom w:val="0"/>
      <w:divBdr>
        <w:top w:val="none" w:sz="0" w:space="0" w:color="auto"/>
        <w:left w:val="none" w:sz="0" w:space="0" w:color="auto"/>
        <w:bottom w:val="none" w:sz="0" w:space="0" w:color="auto"/>
        <w:right w:val="none" w:sz="0" w:space="0" w:color="auto"/>
      </w:divBdr>
    </w:div>
    <w:div w:id="185140955">
      <w:bodyDiv w:val="1"/>
      <w:marLeft w:val="0"/>
      <w:marRight w:val="0"/>
      <w:marTop w:val="0"/>
      <w:marBottom w:val="0"/>
      <w:divBdr>
        <w:top w:val="none" w:sz="0" w:space="0" w:color="auto"/>
        <w:left w:val="none" w:sz="0" w:space="0" w:color="auto"/>
        <w:bottom w:val="none" w:sz="0" w:space="0" w:color="auto"/>
        <w:right w:val="none" w:sz="0" w:space="0" w:color="auto"/>
      </w:divBdr>
    </w:div>
    <w:div w:id="326447350">
      <w:bodyDiv w:val="1"/>
      <w:marLeft w:val="0"/>
      <w:marRight w:val="0"/>
      <w:marTop w:val="0"/>
      <w:marBottom w:val="0"/>
      <w:divBdr>
        <w:top w:val="none" w:sz="0" w:space="0" w:color="auto"/>
        <w:left w:val="none" w:sz="0" w:space="0" w:color="auto"/>
        <w:bottom w:val="none" w:sz="0" w:space="0" w:color="auto"/>
        <w:right w:val="none" w:sz="0" w:space="0" w:color="auto"/>
      </w:divBdr>
    </w:div>
    <w:div w:id="348914858">
      <w:bodyDiv w:val="1"/>
      <w:marLeft w:val="0"/>
      <w:marRight w:val="0"/>
      <w:marTop w:val="0"/>
      <w:marBottom w:val="0"/>
      <w:divBdr>
        <w:top w:val="none" w:sz="0" w:space="0" w:color="auto"/>
        <w:left w:val="none" w:sz="0" w:space="0" w:color="auto"/>
        <w:bottom w:val="none" w:sz="0" w:space="0" w:color="auto"/>
        <w:right w:val="none" w:sz="0" w:space="0" w:color="auto"/>
      </w:divBdr>
    </w:div>
    <w:div w:id="363948100">
      <w:bodyDiv w:val="1"/>
      <w:marLeft w:val="0"/>
      <w:marRight w:val="0"/>
      <w:marTop w:val="0"/>
      <w:marBottom w:val="0"/>
      <w:divBdr>
        <w:top w:val="none" w:sz="0" w:space="0" w:color="auto"/>
        <w:left w:val="none" w:sz="0" w:space="0" w:color="auto"/>
        <w:bottom w:val="none" w:sz="0" w:space="0" w:color="auto"/>
        <w:right w:val="none" w:sz="0" w:space="0" w:color="auto"/>
      </w:divBdr>
    </w:div>
    <w:div w:id="367292681">
      <w:bodyDiv w:val="1"/>
      <w:marLeft w:val="0"/>
      <w:marRight w:val="0"/>
      <w:marTop w:val="0"/>
      <w:marBottom w:val="0"/>
      <w:divBdr>
        <w:top w:val="none" w:sz="0" w:space="0" w:color="auto"/>
        <w:left w:val="none" w:sz="0" w:space="0" w:color="auto"/>
        <w:bottom w:val="none" w:sz="0" w:space="0" w:color="auto"/>
        <w:right w:val="none" w:sz="0" w:space="0" w:color="auto"/>
      </w:divBdr>
      <w:divsChild>
        <w:div w:id="115763066">
          <w:marLeft w:val="0"/>
          <w:marRight w:val="0"/>
          <w:marTop w:val="0"/>
          <w:marBottom w:val="0"/>
          <w:divBdr>
            <w:top w:val="none" w:sz="0" w:space="0" w:color="auto"/>
            <w:left w:val="none" w:sz="0" w:space="0" w:color="auto"/>
            <w:bottom w:val="none" w:sz="0" w:space="0" w:color="auto"/>
            <w:right w:val="none" w:sz="0" w:space="0" w:color="auto"/>
          </w:divBdr>
          <w:divsChild>
            <w:div w:id="4492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5762">
      <w:bodyDiv w:val="1"/>
      <w:marLeft w:val="0"/>
      <w:marRight w:val="0"/>
      <w:marTop w:val="0"/>
      <w:marBottom w:val="0"/>
      <w:divBdr>
        <w:top w:val="none" w:sz="0" w:space="0" w:color="auto"/>
        <w:left w:val="none" w:sz="0" w:space="0" w:color="auto"/>
        <w:bottom w:val="none" w:sz="0" w:space="0" w:color="auto"/>
        <w:right w:val="none" w:sz="0" w:space="0" w:color="auto"/>
      </w:divBdr>
    </w:div>
    <w:div w:id="457184171">
      <w:bodyDiv w:val="1"/>
      <w:marLeft w:val="0"/>
      <w:marRight w:val="0"/>
      <w:marTop w:val="0"/>
      <w:marBottom w:val="0"/>
      <w:divBdr>
        <w:top w:val="none" w:sz="0" w:space="0" w:color="auto"/>
        <w:left w:val="none" w:sz="0" w:space="0" w:color="auto"/>
        <w:bottom w:val="none" w:sz="0" w:space="0" w:color="auto"/>
        <w:right w:val="none" w:sz="0" w:space="0" w:color="auto"/>
      </w:divBdr>
    </w:div>
    <w:div w:id="466972016">
      <w:bodyDiv w:val="1"/>
      <w:marLeft w:val="0"/>
      <w:marRight w:val="0"/>
      <w:marTop w:val="0"/>
      <w:marBottom w:val="0"/>
      <w:divBdr>
        <w:top w:val="none" w:sz="0" w:space="0" w:color="auto"/>
        <w:left w:val="none" w:sz="0" w:space="0" w:color="auto"/>
        <w:bottom w:val="none" w:sz="0" w:space="0" w:color="auto"/>
        <w:right w:val="none" w:sz="0" w:space="0" w:color="auto"/>
      </w:divBdr>
    </w:div>
    <w:div w:id="486869687">
      <w:bodyDiv w:val="1"/>
      <w:marLeft w:val="0"/>
      <w:marRight w:val="0"/>
      <w:marTop w:val="0"/>
      <w:marBottom w:val="0"/>
      <w:divBdr>
        <w:top w:val="none" w:sz="0" w:space="0" w:color="auto"/>
        <w:left w:val="none" w:sz="0" w:space="0" w:color="auto"/>
        <w:bottom w:val="none" w:sz="0" w:space="0" w:color="auto"/>
        <w:right w:val="none" w:sz="0" w:space="0" w:color="auto"/>
      </w:divBdr>
    </w:div>
    <w:div w:id="539439626">
      <w:bodyDiv w:val="1"/>
      <w:marLeft w:val="0"/>
      <w:marRight w:val="0"/>
      <w:marTop w:val="0"/>
      <w:marBottom w:val="0"/>
      <w:divBdr>
        <w:top w:val="none" w:sz="0" w:space="0" w:color="auto"/>
        <w:left w:val="none" w:sz="0" w:space="0" w:color="auto"/>
        <w:bottom w:val="none" w:sz="0" w:space="0" w:color="auto"/>
        <w:right w:val="none" w:sz="0" w:space="0" w:color="auto"/>
      </w:divBdr>
    </w:div>
    <w:div w:id="623199319">
      <w:bodyDiv w:val="1"/>
      <w:marLeft w:val="0"/>
      <w:marRight w:val="0"/>
      <w:marTop w:val="0"/>
      <w:marBottom w:val="0"/>
      <w:divBdr>
        <w:top w:val="none" w:sz="0" w:space="0" w:color="auto"/>
        <w:left w:val="none" w:sz="0" w:space="0" w:color="auto"/>
        <w:bottom w:val="none" w:sz="0" w:space="0" w:color="auto"/>
        <w:right w:val="none" w:sz="0" w:space="0" w:color="auto"/>
      </w:divBdr>
    </w:div>
    <w:div w:id="664628469">
      <w:bodyDiv w:val="1"/>
      <w:marLeft w:val="0"/>
      <w:marRight w:val="0"/>
      <w:marTop w:val="0"/>
      <w:marBottom w:val="0"/>
      <w:divBdr>
        <w:top w:val="none" w:sz="0" w:space="0" w:color="auto"/>
        <w:left w:val="none" w:sz="0" w:space="0" w:color="auto"/>
        <w:bottom w:val="none" w:sz="0" w:space="0" w:color="auto"/>
        <w:right w:val="none" w:sz="0" w:space="0" w:color="auto"/>
      </w:divBdr>
    </w:div>
    <w:div w:id="688138759">
      <w:bodyDiv w:val="1"/>
      <w:marLeft w:val="0"/>
      <w:marRight w:val="0"/>
      <w:marTop w:val="0"/>
      <w:marBottom w:val="0"/>
      <w:divBdr>
        <w:top w:val="none" w:sz="0" w:space="0" w:color="auto"/>
        <w:left w:val="none" w:sz="0" w:space="0" w:color="auto"/>
        <w:bottom w:val="none" w:sz="0" w:space="0" w:color="auto"/>
        <w:right w:val="none" w:sz="0" w:space="0" w:color="auto"/>
      </w:divBdr>
      <w:divsChild>
        <w:div w:id="1044017888">
          <w:marLeft w:val="0"/>
          <w:marRight w:val="0"/>
          <w:marTop w:val="0"/>
          <w:marBottom w:val="0"/>
          <w:divBdr>
            <w:top w:val="none" w:sz="0" w:space="0" w:color="auto"/>
            <w:left w:val="none" w:sz="0" w:space="0" w:color="auto"/>
            <w:bottom w:val="none" w:sz="0" w:space="0" w:color="auto"/>
            <w:right w:val="none" w:sz="0" w:space="0" w:color="auto"/>
          </w:divBdr>
        </w:div>
        <w:div w:id="1930698229">
          <w:marLeft w:val="0"/>
          <w:marRight w:val="0"/>
          <w:marTop w:val="0"/>
          <w:marBottom w:val="0"/>
          <w:divBdr>
            <w:top w:val="none" w:sz="0" w:space="0" w:color="auto"/>
            <w:left w:val="none" w:sz="0" w:space="0" w:color="auto"/>
            <w:bottom w:val="none" w:sz="0" w:space="0" w:color="auto"/>
            <w:right w:val="none" w:sz="0" w:space="0" w:color="auto"/>
          </w:divBdr>
        </w:div>
      </w:divsChild>
    </w:div>
    <w:div w:id="711273438">
      <w:bodyDiv w:val="1"/>
      <w:marLeft w:val="0"/>
      <w:marRight w:val="0"/>
      <w:marTop w:val="0"/>
      <w:marBottom w:val="0"/>
      <w:divBdr>
        <w:top w:val="none" w:sz="0" w:space="0" w:color="auto"/>
        <w:left w:val="none" w:sz="0" w:space="0" w:color="auto"/>
        <w:bottom w:val="none" w:sz="0" w:space="0" w:color="auto"/>
        <w:right w:val="none" w:sz="0" w:space="0" w:color="auto"/>
      </w:divBdr>
    </w:div>
    <w:div w:id="809127398">
      <w:bodyDiv w:val="1"/>
      <w:marLeft w:val="0"/>
      <w:marRight w:val="0"/>
      <w:marTop w:val="0"/>
      <w:marBottom w:val="0"/>
      <w:divBdr>
        <w:top w:val="none" w:sz="0" w:space="0" w:color="auto"/>
        <w:left w:val="none" w:sz="0" w:space="0" w:color="auto"/>
        <w:bottom w:val="none" w:sz="0" w:space="0" w:color="auto"/>
        <w:right w:val="none" w:sz="0" w:space="0" w:color="auto"/>
      </w:divBdr>
    </w:div>
    <w:div w:id="836576328">
      <w:bodyDiv w:val="1"/>
      <w:marLeft w:val="0"/>
      <w:marRight w:val="0"/>
      <w:marTop w:val="0"/>
      <w:marBottom w:val="0"/>
      <w:divBdr>
        <w:top w:val="none" w:sz="0" w:space="0" w:color="auto"/>
        <w:left w:val="none" w:sz="0" w:space="0" w:color="auto"/>
        <w:bottom w:val="none" w:sz="0" w:space="0" w:color="auto"/>
        <w:right w:val="none" w:sz="0" w:space="0" w:color="auto"/>
      </w:divBdr>
    </w:div>
    <w:div w:id="901328585">
      <w:bodyDiv w:val="1"/>
      <w:marLeft w:val="0"/>
      <w:marRight w:val="0"/>
      <w:marTop w:val="0"/>
      <w:marBottom w:val="0"/>
      <w:divBdr>
        <w:top w:val="none" w:sz="0" w:space="0" w:color="auto"/>
        <w:left w:val="none" w:sz="0" w:space="0" w:color="auto"/>
        <w:bottom w:val="none" w:sz="0" w:space="0" w:color="auto"/>
        <w:right w:val="none" w:sz="0" w:space="0" w:color="auto"/>
      </w:divBdr>
    </w:div>
    <w:div w:id="907114572">
      <w:bodyDiv w:val="1"/>
      <w:marLeft w:val="0"/>
      <w:marRight w:val="0"/>
      <w:marTop w:val="0"/>
      <w:marBottom w:val="0"/>
      <w:divBdr>
        <w:top w:val="none" w:sz="0" w:space="0" w:color="auto"/>
        <w:left w:val="none" w:sz="0" w:space="0" w:color="auto"/>
        <w:bottom w:val="none" w:sz="0" w:space="0" w:color="auto"/>
        <w:right w:val="none" w:sz="0" w:space="0" w:color="auto"/>
      </w:divBdr>
    </w:div>
    <w:div w:id="1003775325">
      <w:bodyDiv w:val="1"/>
      <w:marLeft w:val="0"/>
      <w:marRight w:val="0"/>
      <w:marTop w:val="0"/>
      <w:marBottom w:val="0"/>
      <w:divBdr>
        <w:top w:val="none" w:sz="0" w:space="0" w:color="auto"/>
        <w:left w:val="none" w:sz="0" w:space="0" w:color="auto"/>
        <w:bottom w:val="none" w:sz="0" w:space="0" w:color="auto"/>
        <w:right w:val="none" w:sz="0" w:space="0" w:color="auto"/>
      </w:divBdr>
    </w:div>
    <w:div w:id="1103957766">
      <w:bodyDiv w:val="1"/>
      <w:marLeft w:val="0"/>
      <w:marRight w:val="0"/>
      <w:marTop w:val="0"/>
      <w:marBottom w:val="0"/>
      <w:divBdr>
        <w:top w:val="none" w:sz="0" w:space="0" w:color="auto"/>
        <w:left w:val="none" w:sz="0" w:space="0" w:color="auto"/>
        <w:bottom w:val="none" w:sz="0" w:space="0" w:color="auto"/>
        <w:right w:val="none" w:sz="0" w:space="0" w:color="auto"/>
      </w:divBdr>
    </w:div>
    <w:div w:id="1246036939">
      <w:bodyDiv w:val="1"/>
      <w:marLeft w:val="0"/>
      <w:marRight w:val="0"/>
      <w:marTop w:val="0"/>
      <w:marBottom w:val="0"/>
      <w:divBdr>
        <w:top w:val="none" w:sz="0" w:space="0" w:color="auto"/>
        <w:left w:val="none" w:sz="0" w:space="0" w:color="auto"/>
        <w:bottom w:val="none" w:sz="0" w:space="0" w:color="auto"/>
        <w:right w:val="none" w:sz="0" w:space="0" w:color="auto"/>
      </w:divBdr>
    </w:div>
    <w:div w:id="1317222170">
      <w:bodyDiv w:val="1"/>
      <w:marLeft w:val="0"/>
      <w:marRight w:val="0"/>
      <w:marTop w:val="0"/>
      <w:marBottom w:val="0"/>
      <w:divBdr>
        <w:top w:val="none" w:sz="0" w:space="0" w:color="auto"/>
        <w:left w:val="none" w:sz="0" w:space="0" w:color="auto"/>
        <w:bottom w:val="none" w:sz="0" w:space="0" w:color="auto"/>
        <w:right w:val="none" w:sz="0" w:space="0" w:color="auto"/>
      </w:divBdr>
    </w:div>
    <w:div w:id="1344741374">
      <w:bodyDiv w:val="1"/>
      <w:marLeft w:val="0"/>
      <w:marRight w:val="0"/>
      <w:marTop w:val="0"/>
      <w:marBottom w:val="0"/>
      <w:divBdr>
        <w:top w:val="none" w:sz="0" w:space="0" w:color="auto"/>
        <w:left w:val="none" w:sz="0" w:space="0" w:color="auto"/>
        <w:bottom w:val="none" w:sz="0" w:space="0" w:color="auto"/>
        <w:right w:val="none" w:sz="0" w:space="0" w:color="auto"/>
      </w:divBdr>
    </w:div>
    <w:div w:id="1420518163">
      <w:bodyDiv w:val="1"/>
      <w:marLeft w:val="0"/>
      <w:marRight w:val="0"/>
      <w:marTop w:val="0"/>
      <w:marBottom w:val="0"/>
      <w:divBdr>
        <w:top w:val="none" w:sz="0" w:space="0" w:color="auto"/>
        <w:left w:val="none" w:sz="0" w:space="0" w:color="auto"/>
        <w:bottom w:val="none" w:sz="0" w:space="0" w:color="auto"/>
        <w:right w:val="none" w:sz="0" w:space="0" w:color="auto"/>
      </w:divBdr>
    </w:div>
    <w:div w:id="1554853325">
      <w:bodyDiv w:val="1"/>
      <w:marLeft w:val="0"/>
      <w:marRight w:val="0"/>
      <w:marTop w:val="0"/>
      <w:marBottom w:val="0"/>
      <w:divBdr>
        <w:top w:val="none" w:sz="0" w:space="0" w:color="auto"/>
        <w:left w:val="none" w:sz="0" w:space="0" w:color="auto"/>
        <w:bottom w:val="none" w:sz="0" w:space="0" w:color="auto"/>
        <w:right w:val="none" w:sz="0" w:space="0" w:color="auto"/>
      </w:divBdr>
    </w:div>
    <w:div w:id="1578518811">
      <w:bodyDiv w:val="1"/>
      <w:marLeft w:val="0"/>
      <w:marRight w:val="0"/>
      <w:marTop w:val="0"/>
      <w:marBottom w:val="0"/>
      <w:divBdr>
        <w:top w:val="none" w:sz="0" w:space="0" w:color="auto"/>
        <w:left w:val="none" w:sz="0" w:space="0" w:color="auto"/>
        <w:bottom w:val="none" w:sz="0" w:space="0" w:color="auto"/>
        <w:right w:val="none" w:sz="0" w:space="0" w:color="auto"/>
      </w:divBdr>
    </w:div>
    <w:div w:id="1584684425">
      <w:bodyDiv w:val="1"/>
      <w:marLeft w:val="0"/>
      <w:marRight w:val="0"/>
      <w:marTop w:val="0"/>
      <w:marBottom w:val="0"/>
      <w:divBdr>
        <w:top w:val="none" w:sz="0" w:space="0" w:color="auto"/>
        <w:left w:val="none" w:sz="0" w:space="0" w:color="auto"/>
        <w:bottom w:val="none" w:sz="0" w:space="0" w:color="auto"/>
        <w:right w:val="none" w:sz="0" w:space="0" w:color="auto"/>
      </w:divBdr>
    </w:div>
    <w:div w:id="1609849435">
      <w:bodyDiv w:val="1"/>
      <w:marLeft w:val="0"/>
      <w:marRight w:val="0"/>
      <w:marTop w:val="0"/>
      <w:marBottom w:val="0"/>
      <w:divBdr>
        <w:top w:val="none" w:sz="0" w:space="0" w:color="auto"/>
        <w:left w:val="none" w:sz="0" w:space="0" w:color="auto"/>
        <w:bottom w:val="none" w:sz="0" w:space="0" w:color="auto"/>
        <w:right w:val="none" w:sz="0" w:space="0" w:color="auto"/>
      </w:divBdr>
    </w:div>
    <w:div w:id="1663460583">
      <w:bodyDiv w:val="1"/>
      <w:marLeft w:val="0"/>
      <w:marRight w:val="0"/>
      <w:marTop w:val="0"/>
      <w:marBottom w:val="0"/>
      <w:divBdr>
        <w:top w:val="none" w:sz="0" w:space="0" w:color="auto"/>
        <w:left w:val="none" w:sz="0" w:space="0" w:color="auto"/>
        <w:bottom w:val="none" w:sz="0" w:space="0" w:color="auto"/>
        <w:right w:val="none" w:sz="0" w:space="0" w:color="auto"/>
      </w:divBdr>
    </w:div>
    <w:div w:id="1711033347">
      <w:bodyDiv w:val="1"/>
      <w:marLeft w:val="0"/>
      <w:marRight w:val="0"/>
      <w:marTop w:val="0"/>
      <w:marBottom w:val="0"/>
      <w:divBdr>
        <w:top w:val="none" w:sz="0" w:space="0" w:color="auto"/>
        <w:left w:val="none" w:sz="0" w:space="0" w:color="auto"/>
        <w:bottom w:val="none" w:sz="0" w:space="0" w:color="auto"/>
        <w:right w:val="none" w:sz="0" w:space="0" w:color="auto"/>
      </w:divBdr>
    </w:div>
    <w:div w:id="1787460039">
      <w:bodyDiv w:val="1"/>
      <w:marLeft w:val="0"/>
      <w:marRight w:val="0"/>
      <w:marTop w:val="0"/>
      <w:marBottom w:val="0"/>
      <w:divBdr>
        <w:top w:val="none" w:sz="0" w:space="0" w:color="auto"/>
        <w:left w:val="none" w:sz="0" w:space="0" w:color="auto"/>
        <w:bottom w:val="none" w:sz="0" w:space="0" w:color="auto"/>
        <w:right w:val="none" w:sz="0" w:space="0" w:color="auto"/>
      </w:divBdr>
    </w:div>
    <w:div w:id="1799881415">
      <w:bodyDiv w:val="1"/>
      <w:marLeft w:val="0"/>
      <w:marRight w:val="0"/>
      <w:marTop w:val="0"/>
      <w:marBottom w:val="0"/>
      <w:divBdr>
        <w:top w:val="none" w:sz="0" w:space="0" w:color="auto"/>
        <w:left w:val="none" w:sz="0" w:space="0" w:color="auto"/>
        <w:bottom w:val="none" w:sz="0" w:space="0" w:color="auto"/>
        <w:right w:val="none" w:sz="0" w:space="0" w:color="auto"/>
      </w:divBdr>
    </w:div>
    <w:div w:id="1804541118">
      <w:bodyDiv w:val="1"/>
      <w:marLeft w:val="0"/>
      <w:marRight w:val="0"/>
      <w:marTop w:val="0"/>
      <w:marBottom w:val="0"/>
      <w:divBdr>
        <w:top w:val="none" w:sz="0" w:space="0" w:color="auto"/>
        <w:left w:val="none" w:sz="0" w:space="0" w:color="auto"/>
        <w:bottom w:val="none" w:sz="0" w:space="0" w:color="auto"/>
        <w:right w:val="none" w:sz="0" w:space="0" w:color="auto"/>
      </w:divBdr>
    </w:div>
    <w:div w:id="1813672982">
      <w:bodyDiv w:val="1"/>
      <w:marLeft w:val="0"/>
      <w:marRight w:val="0"/>
      <w:marTop w:val="0"/>
      <w:marBottom w:val="0"/>
      <w:divBdr>
        <w:top w:val="none" w:sz="0" w:space="0" w:color="auto"/>
        <w:left w:val="none" w:sz="0" w:space="0" w:color="auto"/>
        <w:bottom w:val="none" w:sz="0" w:space="0" w:color="auto"/>
        <w:right w:val="none" w:sz="0" w:space="0" w:color="auto"/>
      </w:divBdr>
    </w:div>
    <w:div w:id="1824542184">
      <w:bodyDiv w:val="1"/>
      <w:marLeft w:val="0"/>
      <w:marRight w:val="0"/>
      <w:marTop w:val="0"/>
      <w:marBottom w:val="0"/>
      <w:divBdr>
        <w:top w:val="none" w:sz="0" w:space="0" w:color="auto"/>
        <w:left w:val="none" w:sz="0" w:space="0" w:color="auto"/>
        <w:bottom w:val="none" w:sz="0" w:space="0" w:color="auto"/>
        <w:right w:val="none" w:sz="0" w:space="0" w:color="auto"/>
      </w:divBdr>
      <w:divsChild>
        <w:div w:id="1964848626">
          <w:marLeft w:val="0"/>
          <w:marRight w:val="0"/>
          <w:marTop w:val="0"/>
          <w:marBottom w:val="0"/>
          <w:divBdr>
            <w:top w:val="none" w:sz="0" w:space="0" w:color="auto"/>
            <w:left w:val="none" w:sz="0" w:space="0" w:color="auto"/>
            <w:bottom w:val="none" w:sz="0" w:space="0" w:color="auto"/>
            <w:right w:val="none" w:sz="0" w:space="0" w:color="auto"/>
          </w:divBdr>
          <w:divsChild>
            <w:div w:id="1260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7343">
      <w:bodyDiv w:val="1"/>
      <w:marLeft w:val="0"/>
      <w:marRight w:val="0"/>
      <w:marTop w:val="0"/>
      <w:marBottom w:val="0"/>
      <w:divBdr>
        <w:top w:val="none" w:sz="0" w:space="0" w:color="auto"/>
        <w:left w:val="none" w:sz="0" w:space="0" w:color="auto"/>
        <w:bottom w:val="none" w:sz="0" w:space="0" w:color="auto"/>
        <w:right w:val="none" w:sz="0" w:space="0" w:color="auto"/>
      </w:divBdr>
    </w:div>
    <w:div w:id="1867672705">
      <w:bodyDiv w:val="1"/>
      <w:marLeft w:val="0"/>
      <w:marRight w:val="0"/>
      <w:marTop w:val="0"/>
      <w:marBottom w:val="0"/>
      <w:divBdr>
        <w:top w:val="none" w:sz="0" w:space="0" w:color="auto"/>
        <w:left w:val="none" w:sz="0" w:space="0" w:color="auto"/>
        <w:bottom w:val="none" w:sz="0" w:space="0" w:color="auto"/>
        <w:right w:val="none" w:sz="0" w:space="0" w:color="auto"/>
      </w:divBdr>
      <w:divsChild>
        <w:div w:id="144977424">
          <w:marLeft w:val="0"/>
          <w:marRight w:val="0"/>
          <w:marTop w:val="0"/>
          <w:marBottom w:val="0"/>
          <w:divBdr>
            <w:top w:val="none" w:sz="0" w:space="0" w:color="auto"/>
            <w:left w:val="none" w:sz="0" w:space="0" w:color="auto"/>
            <w:bottom w:val="none" w:sz="0" w:space="0" w:color="auto"/>
            <w:right w:val="none" w:sz="0" w:space="0" w:color="auto"/>
          </w:divBdr>
        </w:div>
        <w:div w:id="743182690">
          <w:marLeft w:val="0"/>
          <w:marRight w:val="0"/>
          <w:marTop w:val="0"/>
          <w:marBottom w:val="0"/>
          <w:divBdr>
            <w:top w:val="none" w:sz="0" w:space="0" w:color="auto"/>
            <w:left w:val="none" w:sz="0" w:space="0" w:color="auto"/>
            <w:bottom w:val="none" w:sz="0" w:space="0" w:color="auto"/>
            <w:right w:val="none" w:sz="0" w:space="0" w:color="auto"/>
          </w:divBdr>
        </w:div>
      </w:divsChild>
    </w:div>
    <w:div w:id="1957255742">
      <w:bodyDiv w:val="1"/>
      <w:marLeft w:val="0"/>
      <w:marRight w:val="0"/>
      <w:marTop w:val="0"/>
      <w:marBottom w:val="0"/>
      <w:divBdr>
        <w:top w:val="none" w:sz="0" w:space="0" w:color="auto"/>
        <w:left w:val="none" w:sz="0" w:space="0" w:color="auto"/>
        <w:bottom w:val="none" w:sz="0" w:space="0" w:color="auto"/>
        <w:right w:val="none" w:sz="0" w:space="0" w:color="auto"/>
      </w:divBdr>
    </w:div>
    <w:div w:id="1998605885">
      <w:bodyDiv w:val="1"/>
      <w:marLeft w:val="0"/>
      <w:marRight w:val="0"/>
      <w:marTop w:val="0"/>
      <w:marBottom w:val="0"/>
      <w:divBdr>
        <w:top w:val="none" w:sz="0" w:space="0" w:color="auto"/>
        <w:left w:val="none" w:sz="0" w:space="0" w:color="auto"/>
        <w:bottom w:val="none" w:sz="0" w:space="0" w:color="auto"/>
        <w:right w:val="none" w:sz="0" w:space="0" w:color="auto"/>
      </w:divBdr>
    </w:div>
    <w:div w:id="2028095973">
      <w:bodyDiv w:val="1"/>
      <w:marLeft w:val="0"/>
      <w:marRight w:val="0"/>
      <w:marTop w:val="0"/>
      <w:marBottom w:val="0"/>
      <w:divBdr>
        <w:top w:val="none" w:sz="0" w:space="0" w:color="auto"/>
        <w:left w:val="none" w:sz="0" w:space="0" w:color="auto"/>
        <w:bottom w:val="none" w:sz="0" w:space="0" w:color="auto"/>
        <w:right w:val="none" w:sz="0" w:space="0" w:color="auto"/>
      </w:divBdr>
    </w:div>
    <w:div w:id="2031754441">
      <w:bodyDiv w:val="1"/>
      <w:marLeft w:val="0"/>
      <w:marRight w:val="0"/>
      <w:marTop w:val="0"/>
      <w:marBottom w:val="0"/>
      <w:divBdr>
        <w:top w:val="none" w:sz="0" w:space="0" w:color="auto"/>
        <w:left w:val="none" w:sz="0" w:space="0" w:color="auto"/>
        <w:bottom w:val="none" w:sz="0" w:space="0" w:color="auto"/>
        <w:right w:val="none" w:sz="0" w:space="0" w:color="auto"/>
      </w:divBdr>
    </w:div>
    <w:div w:id="206394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talogue-imos.aodn.org.au/geonetwork/srv/eng/metadata.show?uuid=64533cd3-0a63-4152-823b-852b1901d6c9" TargetMode="External"/><Relationship Id="rId2" Type="http://schemas.openxmlformats.org/officeDocument/2006/relationships/hyperlink" Target="http://catalogue-rc.aodn.org.au/geonetwork/srv/en/metadata.show?uuid=64533cd3-0a63-4152-823b-852b1901d6c9" TargetMode="External"/><Relationship Id="rId1" Type="http://schemas.openxmlformats.org/officeDocument/2006/relationships/hyperlink" Target="https://catalogue-imos.aodn.org.au/geonetwork/srv/eng/main.home"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www.st.nmfs.noaa.gov/copepod/" TargetMode="External"/><Relationship Id="rId18" Type="http://schemas.openxmlformats.org/officeDocument/2006/relationships/hyperlink" Target="https://www.st.nmfs.noaa.gov/copepod/data/ru-01003" TargetMode="External"/><Relationship Id="rId26" Type="http://schemas.openxmlformats.org/officeDocument/2006/relationships/hyperlink" Target="https://www.st.nmfs.noaa.gov/copepod/data/us-01048" TargetMode="External"/><Relationship Id="rId39" Type="http://schemas.openxmlformats.org/officeDocument/2006/relationships/theme" Target="theme/theme1.xml"/><Relationship Id="rId21" Type="http://schemas.openxmlformats.org/officeDocument/2006/relationships/hyperlink" Target="https://www.st.nmfs.noaa.gov/copepod/data/au-04001" TargetMode="External"/><Relationship Id="rId34" Type="http://schemas.openxmlformats.org/officeDocument/2006/relationships/hyperlink" Target="https://www.st.nmfs.noaa.gov/copepod/data/au-04001/" TargetMode="External"/><Relationship Id="rId7" Type="http://schemas.microsoft.com/office/2011/relationships/commentsExtended" Target="commentsExtended.xml"/><Relationship Id="rId12" Type="http://schemas.openxmlformats.org/officeDocument/2006/relationships/hyperlink" Target="http://apps.webofknowledge.com/DaisyOneClickSearch.do?product=WOS&amp;search_mode=DaisyOneClickSearch&amp;colName=WOS&amp;SID=C2OnrN7O7PwhwukZVQP&amp;author_name=Skjoldal,%20HR&amp;dais_id=615718&amp;excludeEventConfig=ExcludeIfFromFullRecPage" TargetMode="External"/><Relationship Id="rId17" Type="http://schemas.openxmlformats.org/officeDocument/2006/relationships/hyperlink" Target="https://www.st.nmfs.noaa.gov/copepod/data/uk-04102/" TargetMode="External"/><Relationship Id="rId25" Type="http://schemas.openxmlformats.org/officeDocument/2006/relationships/hyperlink" Target="https://www.st.nmfs.noaa.gov/copepod/data/us-04101" TargetMode="External"/><Relationship Id="rId33" Type="http://schemas.openxmlformats.org/officeDocument/2006/relationships/hyperlink" Target="https://www.st.nmfs.noaa.gov/copepod/data/jp-05201"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tiff"/><Relationship Id="rId20" Type="http://schemas.openxmlformats.org/officeDocument/2006/relationships/hyperlink" Target="https://www.st.nmfs.noaa.gov/copepod/data/fr-03004" TargetMode="External"/><Relationship Id="rId29" Type="http://schemas.openxmlformats.org/officeDocument/2006/relationships/hyperlink" Target="https://www.st.nmfs.noaa.gov/copepod/data/jp-05101"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dx.doi.org/10.26198/5c4170d42ab24" TargetMode="External"/><Relationship Id="rId24" Type="http://schemas.openxmlformats.org/officeDocument/2006/relationships/hyperlink" Target="https://www.st.nmfs.noaa.gov/copepod/data/zz-03201" TargetMode="External"/><Relationship Id="rId32" Type="http://schemas.openxmlformats.org/officeDocument/2006/relationships/hyperlink" Target="https://www.st.nmfs.noaa.gov/copepod/data/fr-0310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hyperlink" Target="https://www.st.nmfs.noaa.gov/copepod/data/au-5101" TargetMode="External"/><Relationship Id="rId28" Type="http://schemas.openxmlformats.org/officeDocument/2006/relationships/hyperlink" Target="https://www.st.nmfs.noaa.gov/copepod/data/id-05101" TargetMode="External"/><Relationship Id="rId36" Type="http://schemas.openxmlformats.org/officeDocument/2006/relationships/hyperlink" Target="http://www.marine.csiro.au/datacentre/JGOFSweb/inventory/index.htm" TargetMode="External"/><Relationship Id="rId10" Type="http://schemas.openxmlformats.org/officeDocument/2006/relationships/hyperlink" Target="https://portal.aodn.org.au/" TargetMode="External"/><Relationship Id="rId19" Type="http://schemas.openxmlformats.org/officeDocument/2006/relationships/hyperlink" Target="https://www.st.nmfs.noaa.gov/copepod/data/ru-04103" TargetMode="External"/><Relationship Id="rId31" Type="http://schemas.openxmlformats.org/officeDocument/2006/relationships/hyperlink" Target="https://www.st.nmfs.noaa.gov/copepod/data/nl-03001" TargetMode="External"/><Relationship Id="rId4" Type="http://schemas.openxmlformats.org/officeDocument/2006/relationships/settings" Target="settings.xml"/><Relationship Id="rId9" Type="http://schemas.openxmlformats.org/officeDocument/2006/relationships/hyperlink" Target="http://imos.aodn.org.au/" TargetMode="External"/><Relationship Id="rId14" Type="http://schemas.openxmlformats.org/officeDocument/2006/relationships/image" Target="media/image1.jpeg"/><Relationship Id="rId22" Type="http://schemas.openxmlformats.org/officeDocument/2006/relationships/hyperlink" Target="https://www.st.nmfs.noaa.gov/copepod/data/ru-04102" TargetMode="External"/><Relationship Id="rId27" Type="http://schemas.openxmlformats.org/officeDocument/2006/relationships/hyperlink" Target="https://www.st.nmfs.noaa.gov/copepod/data/zz-03301" TargetMode="External"/><Relationship Id="rId30" Type="http://schemas.openxmlformats.org/officeDocument/2006/relationships/hyperlink" Target="https://www.st.nmfs.noaa.gov/copepod/data/jp-04301" TargetMode="External"/><Relationship Id="rId35" Type="http://schemas.openxmlformats.org/officeDocument/2006/relationships/hyperlink" Target="http://www.st.nmfs.noaa.gov/copepod/" TargetMode="External"/><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804FD-908E-1D42-8197-190803CB8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20</Pages>
  <Words>18640</Words>
  <Characters>106249</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124640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McEnnulty, Felicity (O&amp;A, Hobart)</dc:creator>
  <cp:keywords/>
  <dc:description/>
  <cp:lastModifiedBy>Jason Everett</cp:lastModifiedBy>
  <cp:revision>13</cp:revision>
  <cp:lastPrinted>2018-12-14T01:20:00Z</cp:lastPrinted>
  <dcterms:created xsi:type="dcterms:W3CDTF">2019-01-29T04:48:00Z</dcterms:created>
  <dcterms:modified xsi:type="dcterms:W3CDTF">2019-10-11T06:11:00Z</dcterms:modified>
</cp:coreProperties>
</file>